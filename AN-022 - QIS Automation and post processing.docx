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0F1B8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6F95F6D5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672B4529" w14:textId="77777777" w:rsidR="00C13FB6" w:rsidRPr="003777CF" w:rsidRDefault="00BC4AE3" w:rsidP="009F3CE7">
      <w:pPr>
        <w:pStyle w:val="ManualTitle"/>
      </w:pPr>
      <w:r>
        <w:t>AN-01</w:t>
      </w:r>
      <w:r w:rsidR="0032001B">
        <w:t>7</w:t>
      </w:r>
    </w:p>
    <w:p w14:paraId="0209126F" w14:textId="77777777" w:rsidR="00C13FB6" w:rsidRDefault="00BC4AE3" w:rsidP="009F3CE7">
      <w:pPr>
        <w:pStyle w:val="ManualTitle"/>
      </w:pPr>
      <w:r>
        <w:t>Application Note</w:t>
      </w:r>
    </w:p>
    <w:p w14:paraId="3114EC50" w14:textId="77777777" w:rsidR="00C13FB6" w:rsidRDefault="00C13FB6" w:rsidP="009F3CE7"/>
    <w:p w14:paraId="0ABA978E" w14:textId="77777777" w:rsidR="00BC4AE3" w:rsidRDefault="00BC4AE3" w:rsidP="00BC4AE3">
      <w:pPr>
        <w:pStyle w:val="ManualSub-title"/>
      </w:pPr>
      <w:r>
        <w:t xml:space="preserve">QPS automation with </w:t>
      </w:r>
      <w:r w:rsidR="0032001B">
        <w:t>FIO</w:t>
      </w:r>
    </w:p>
    <w:p w14:paraId="3354C893" w14:textId="77777777" w:rsidR="00C13FB6" w:rsidRDefault="00C13FB6" w:rsidP="009F3CE7"/>
    <w:p w14:paraId="569F8CC3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41E7FB1E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</w:p>
    <w:p w14:paraId="7B998569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Quarch Power Studio (QPS)</w:t>
      </w:r>
    </w:p>
    <w:p w14:paraId="4BA01357" w14:textId="77777777" w:rsidR="00C13FB6" w:rsidRDefault="00C13FB6" w:rsidP="009F3CE7"/>
    <w:p w14:paraId="5712D6BB" w14:textId="77777777" w:rsidR="00C13FB6" w:rsidRDefault="00C13FB6" w:rsidP="009F3CE7">
      <w:pPr>
        <w:pStyle w:val="Centredimage"/>
      </w:pPr>
      <w:bookmarkStart w:id="44" w:name="_GoBack"/>
      <w:bookmarkEnd w:id="44"/>
      <w:r w:rsidRPr="00E44869">
        <w:drawing>
          <wp:inline distT="0" distB="0" distL="0" distR="0" wp14:anchorId="56311F47" wp14:editId="3589D683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3E1" w14:textId="77777777" w:rsidR="00893135" w:rsidRDefault="00893135" w:rsidP="009F3CE7"/>
    <w:p w14:paraId="7D358072" w14:textId="77777777" w:rsidR="00C13FB6" w:rsidRDefault="00C13FB6" w:rsidP="009F3CE7">
      <w:pPr>
        <w:pStyle w:val="Heading1"/>
      </w:pPr>
      <w:bookmarkStart w:id="45" w:name="_Toc260389311"/>
      <w:bookmarkStart w:id="46" w:name="_Toc262028175"/>
      <w:bookmarkStart w:id="47" w:name="_Toc262029014"/>
      <w:bookmarkStart w:id="48" w:name="_Toc262048129"/>
      <w:bookmarkStart w:id="49" w:name="_Toc262048517"/>
      <w:bookmarkStart w:id="50" w:name="_Toc262048569"/>
      <w:bookmarkStart w:id="51" w:name="_Toc276715494"/>
      <w:bookmarkStart w:id="52" w:name="_Toc276715534"/>
      <w:bookmarkStart w:id="53" w:name="_Toc276716140"/>
      <w:bookmarkStart w:id="54" w:name="_Toc276720080"/>
      <w:bookmarkStart w:id="55" w:name="_Toc277602561"/>
      <w:bookmarkEnd w:id="37"/>
      <w:r>
        <w:br w:type="page"/>
      </w:r>
      <w:bookmarkStart w:id="56" w:name="_Toc359856653"/>
      <w:bookmarkStart w:id="57" w:name="_Toc362960378"/>
      <w:bookmarkStart w:id="58" w:name="_Toc372718893"/>
      <w:bookmarkStart w:id="59" w:name="_Toc372718921"/>
      <w:bookmarkStart w:id="60" w:name="_Toc372718985"/>
      <w:bookmarkStart w:id="61" w:name="_Toc372720479"/>
      <w:bookmarkStart w:id="62" w:name="_Toc465168329"/>
      <w:bookmarkStart w:id="63" w:name="_Toc526171864"/>
      <w:r>
        <w:lastRenderedPageBreak/>
        <w:t>Change History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2"/>
        <w:gridCol w:w="5432"/>
      </w:tblGrid>
      <w:tr w:rsidR="00C13FB6" w14:paraId="4FAA86B5" w14:textId="77777777" w:rsidTr="00461F83">
        <w:tc>
          <w:tcPr>
            <w:tcW w:w="993" w:type="dxa"/>
          </w:tcPr>
          <w:p w14:paraId="088DA116" w14:textId="77777777"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14:paraId="3C696C49" w14:textId="77777777" w:rsidR="00C13FB6" w:rsidRDefault="00C13FB6" w:rsidP="009F3CE7"/>
        </w:tc>
        <w:tc>
          <w:tcPr>
            <w:tcW w:w="5438" w:type="dxa"/>
          </w:tcPr>
          <w:p w14:paraId="336BF533" w14:textId="77777777" w:rsidR="007572AF" w:rsidRDefault="00C13FB6" w:rsidP="009F3CE7">
            <w:r>
              <w:t>Initial Release</w:t>
            </w:r>
          </w:p>
        </w:tc>
      </w:tr>
      <w:tr w:rsidR="00C13FB6" w14:paraId="38178E9A" w14:textId="77777777" w:rsidTr="00461F83">
        <w:tc>
          <w:tcPr>
            <w:tcW w:w="993" w:type="dxa"/>
          </w:tcPr>
          <w:p w14:paraId="5BFEBE25" w14:textId="77777777" w:rsidR="00C13FB6" w:rsidRDefault="007C0361" w:rsidP="009F3CE7">
            <w:ins w:id="64" w:author="Comparison" w:date="2019-05-09T12:34:00Z">
              <w:r>
                <w:t>1.1</w:t>
              </w:r>
            </w:ins>
          </w:p>
        </w:tc>
        <w:tc>
          <w:tcPr>
            <w:tcW w:w="2595" w:type="dxa"/>
          </w:tcPr>
          <w:p w14:paraId="56D17CF6" w14:textId="77777777" w:rsidR="00C13FB6" w:rsidRDefault="007C0361" w:rsidP="009F3CE7">
            <w:ins w:id="65" w:author="Comparison" w:date="2019-05-09T12:34:00Z">
              <w:r>
                <w:t>Feb 2019</w:t>
              </w:r>
            </w:ins>
          </w:p>
        </w:tc>
        <w:tc>
          <w:tcPr>
            <w:tcW w:w="5438" w:type="dxa"/>
          </w:tcPr>
          <w:p w14:paraId="3DB3DC4F" w14:textId="77777777" w:rsidR="00C13FB6" w:rsidRDefault="007C0361" w:rsidP="009F3CE7">
            <w:ins w:id="66" w:author="Comparison" w:date="2019-05-09T12:34:00Z">
              <w:r>
                <w:t>Updated to Python 3.x</w:t>
              </w:r>
            </w:ins>
          </w:p>
        </w:tc>
      </w:tr>
      <w:tr w:rsidR="00C13FB6" w14:paraId="60FD0699" w14:textId="77777777" w:rsidTr="00461F83">
        <w:tc>
          <w:tcPr>
            <w:tcW w:w="993" w:type="dxa"/>
          </w:tcPr>
          <w:p w14:paraId="7AC683DB" w14:textId="77777777" w:rsidR="00C13FB6" w:rsidRDefault="0003215D" w:rsidP="009F3CE7">
            <w:r>
              <w:t>1.2</w:t>
            </w:r>
          </w:p>
        </w:tc>
        <w:tc>
          <w:tcPr>
            <w:tcW w:w="2595" w:type="dxa"/>
          </w:tcPr>
          <w:p w14:paraId="2CBD6790" w14:textId="77777777" w:rsidR="00C13FB6" w:rsidRDefault="0003215D" w:rsidP="009F3CE7">
            <w:r>
              <w:t>May 2019</w:t>
            </w:r>
          </w:p>
        </w:tc>
        <w:tc>
          <w:tcPr>
            <w:tcW w:w="5438" w:type="dxa"/>
          </w:tcPr>
          <w:p w14:paraId="793AD4A7" w14:textId="77777777" w:rsidR="00C13FB6" w:rsidRDefault="0003215D" w:rsidP="009F3CE7">
            <w:r>
              <w:t xml:space="preserve">Updated for </w:t>
            </w:r>
            <w:proofErr w:type="spellStart"/>
            <w:r>
              <w:t>quarchpy</w:t>
            </w:r>
            <w:proofErr w:type="spellEnd"/>
            <w:r>
              <w:t xml:space="preserve"> 2.x</w:t>
            </w:r>
          </w:p>
        </w:tc>
      </w:tr>
      <w:tr w:rsidR="00C13FB6" w14:paraId="5E729421" w14:textId="77777777" w:rsidTr="00461F83">
        <w:tc>
          <w:tcPr>
            <w:tcW w:w="993" w:type="dxa"/>
          </w:tcPr>
          <w:p w14:paraId="65F30634" w14:textId="77777777" w:rsidR="00C13FB6" w:rsidRDefault="00C13FB6" w:rsidP="009F3CE7"/>
        </w:tc>
        <w:tc>
          <w:tcPr>
            <w:tcW w:w="2595" w:type="dxa"/>
          </w:tcPr>
          <w:p w14:paraId="3741E4F0" w14:textId="77777777" w:rsidR="00C13FB6" w:rsidRDefault="00C13FB6" w:rsidP="009F3CE7"/>
        </w:tc>
        <w:tc>
          <w:tcPr>
            <w:tcW w:w="5438" w:type="dxa"/>
          </w:tcPr>
          <w:p w14:paraId="75F8A22D" w14:textId="77777777" w:rsidR="00C13FB6" w:rsidRDefault="00C13FB6" w:rsidP="009F3CE7"/>
        </w:tc>
      </w:tr>
      <w:tr w:rsidR="00C13FB6" w14:paraId="6057B1C8" w14:textId="77777777" w:rsidTr="00461F83">
        <w:tc>
          <w:tcPr>
            <w:tcW w:w="993" w:type="dxa"/>
          </w:tcPr>
          <w:p w14:paraId="6CA99286" w14:textId="77777777" w:rsidR="00C13FB6" w:rsidRDefault="00C13FB6" w:rsidP="009F3CE7"/>
        </w:tc>
        <w:tc>
          <w:tcPr>
            <w:tcW w:w="2595" w:type="dxa"/>
          </w:tcPr>
          <w:p w14:paraId="40670508" w14:textId="77777777" w:rsidR="00C13FB6" w:rsidRDefault="00C13FB6" w:rsidP="009F3CE7"/>
        </w:tc>
        <w:tc>
          <w:tcPr>
            <w:tcW w:w="5438" w:type="dxa"/>
          </w:tcPr>
          <w:p w14:paraId="4B38E28A" w14:textId="77777777" w:rsidR="00C13FB6" w:rsidRDefault="00C13FB6" w:rsidP="009F3CE7"/>
        </w:tc>
      </w:tr>
    </w:tbl>
    <w:p w14:paraId="1F4C23D8" w14:textId="77777777" w:rsidR="00C13FB6" w:rsidRDefault="00C13FB6" w:rsidP="009F3CE7"/>
    <w:p w14:paraId="4707D54F" w14:textId="77777777" w:rsidR="003777CF" w:rsidRDefault="003777CF" w:rsidP="009F3CE7">
      <w:r>
        <w:br w:type="page"/>
      </w:r>
    </w:p>
    <w:p w14:paraId="128F0840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143C3CD8" w14:textId="77777777" w:rsidR="00D40C14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6171864" w:history="1">
            <w:r w:rsidR="00D40C14" w:rsidRPr="007F6E64">
              <w:rPr>
                <w:rStyle w:val="Hyperlink"/>
                <w:noProof/>
              </w:rPr>
              <w:t>Change History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2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65F6E9C8" w14:textId="77777777" w:rsidR="00D40C14" w:rsidRDefault="008C275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5" w:history="1">
            <w:r w:rsidR="00D40C14" w:rsidRPr="007F6E64">
              <w:rPr>
                <w:rStyle w:val="Hyperlink"/>
                <w:noProof/>
              </w:rPr>
              <w:t>Introduction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4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C738A27" w14:textId="77777777" w:rsidR="00D40C14" w:rsidRDefault="008C275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6" w:history="1">
            <w:r w:rsidR="00D40C14" w:rsidRPr="007F6E64">
              <w:rPr>
                <w:rStyle w:val="Hyperlink"/>
                <w:noProof/>
              </w:rPr>
              <w:t>Modules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787D49C" w14:textId="77777777" w:rsidR="00D40C14" w:rsidRDefault="008C275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7" w:history="1">
            <w:r w:rsidR="00D40C14" w:rsidRPr="007F6E64">
              <w:rPr>
                <w:rStyle w:val="Hyperlink"/>
                <w:noProof/>
              </w:rPr>
              <w:t>System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_Toc526171867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0F4215E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68" w:history="1">
            <w:r w:rsidR="00D40C14" w:rsidRPr="007F6E64">
              <w:rPr>
                <w:rStyle w:val="Hyperlink"/>
                <w:noProof/>
              </w:rPr>
              <w:t>Application Note Example Files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_Toc526171868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0B0CB92" w14:textId="77777777" w:rsidR="00D40C14" w:rsidRDefault="008C275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9" w:history="1">
            <w:r w:rsidR="00D40C14" w:rsidRPr="007F6E64">
              <w:rPr>
                <w:rStyle w:val="Hyperlink"/>
                <w:noProof/>
              </w:rPr>
              <w:t>Installation and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_Toc526171869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97E7144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0" w:history="1">
            <w:r w:rsidR="00D40C14" w:rsidRPr="007F6E64">
              <w:rPr>
                <w:rStyle w:val="Hyperlink"/>
                <w:noProof/>
              </w:rPr>
              <w:t>Python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_Toc526171870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52CBF8C9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1" w:history="1">
            <w:r w:rsidR="00D40C14" w:rsidRPr="007F6E64">
              <w:rPr>
                <w:rStyle w:val="Hyperlink"/>
                <w:noProof/>
              </w:rPr>
              <w:t>QuarchPy library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_Toc526171871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6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6140641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2" w:history="1">
            <w:r w:rsidR="00D40C14" w:rsidRPr="007F6E64">
              <w:rPr>
                <w:rStyle w:val="Hyperlink"/>
                <w:noProof/>
              </w:rPr>
              <w:t>Java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_Toc526171872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940DBDA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3" w:history="1">
            <w:r w:rsidR="00D40C14" w:rsidRPr="007F6E64">
              <w:rPr>
                <w:rStyle w:val="Hyperlink"/>
                <w:noProof/>
              </w:rPr>
              <w:t>QPS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_Toc526171873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83F3E4B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4" w:history="1">
            <w:r w:rsidR="00D40C14" w:rsidRPr="007F6E64">
              <w:rPr>
                <w:rStyle w:val="Hyperlink"/>
                <w:noProof/>
              </w:rPr>
              <w:t>FIO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D45A614" w14:textId="77777777" w:rsidR="00D40C14" w:rsidRDefault="008C275A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5" w:history="1">
            <w:r w:rsidR="00D40C14" w:rsidRPr="007F6E64">
              <w:rPr>
                <w:rStyle w:val="Hyperlink"/>
                <w:noProof/>
              </w:rPr>
              <w:t>Power module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9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4011725" w14:textId="77777777" w:rsidR="00D40C14" w:rsidRDefault="008C275A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76" w:history="1">
            <w:r w:rsidR="00D40C14" w:rsidRPr="007F6E64">
              <w:rPr>
                <w:rStyle w:val="Hyperlink"/>
                <w:noProof/>
              </w:rPr>
              <w:t>Running the example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10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28E1C407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782A155C" w14:textId="77777777" w:rsidR="00BC4AE3" w:rsidRDefault="001F318D" w:rsidP="00BC4AE3">
      <w:pPr>
        <w:pStyle w:val="Heading1"/>
      </w:pPr>
      <w:r>
        <w:br w:type="page"/>
      </w:r>
      <w:bookmarkStart w:id="67" w:name="_Toc475542641"/>
      <w:bookmarkStart w:id="68" w:name="_Toc526171865"/>
      <w:r w:rsidR="00BC4AE3">
        <w:lastRenderedPageBreak/>
        <w:t>Introduction</w:t>
      </w:r>
      <w:bookmarkEnd w:id="67"/>
      <w:bookmarkEnd w:id="68"/>
    </w:p>
    <w:p w14:paraId="01825BF1" w14:textId="77777777" w:rsidR="00BC4AE3" w:rsidRDefault="00BC4AE3" w:rsidP="0032001B">
      <w:pPr>
        <w:ind w:firstLine="720"/>
        <w:jc w:val="both"/>
      </w:pPr>
      <w:r>
        <w:t>Quarch Power Studio (QPS) is a unique system for recording and analyzing power consumption of storage devices.</w:t>
      </w:r>
      <w:r w:rsidR="0032001B">
        <w:t xml:space="preserve"> </w:t>
      </w:r>
      <w:r>
        <w:t>This application note demonstrates the ability to automate QPS and bring in user data from another source</w:t>
      </w:r>
      <w:r w:rsidR="0032001B">
        <w:t xml:space="preserve">. </w:t>
      </w:r>
      <w:r w:rsidR="00D40C14">
        <w:t xml:space="preserve">In this example, </w:t>
      </w:r>
      <w:r w:rsidR="0032001B">
        <w:t>FIO</w:t>
      </w:r>
      <w:r w:rsidR="00D40C14">
        <w:t xml:space="preserve"> is used</w:t>
      </w:r>
      <w:r w:rsidR="0032001B">
        <w:t xml:space="preserve"> </w:t>
      </w:r>
      <w:r>
        <w:t>to drive traffic to a device and plot both power and performance as part of a fully automated test.</w:t>
      </w:r>
    </w:p>
    <w:p w14:paraId="010DE739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0D6C31CE" w14:textId="77777777" w:rsidR="00BC4AE3" w:rsidRDefault="00BC4AE3" w:rsidP="00BC4AE3">
      <w:pPr>
        <w:pStyle w:val="Heading1"/>
      </w:pPr>
      <w:bookmarkStart w:id="69" w:name="_Toc475542642"/>
      <w:bookmarkStart w:id="70" w:name="_Toc526171866"/>
      <w:r>
        <w:lastRenderedPageBreak/>
        <w:t>Modules Supported</w:t>
      </w:r>
      <w:bookmarkEnd w:id="69"/>
      <w:bookmarkEnd w:id="70"/>
    </w:p>
    <w:p w14:paraId="0ABF5E60" w14:textId="77777777" w:rsidR="00BC4AE3" w:rsidRDefault="00BC4AE3" w:rsidP="00BC4AE3">
      <w:r>
        <w:t>XLC power modules</w:t>
      </w:r>
    </w:p>
    <w:p w14:paraId="6A944C58" w14:textId="77777777" w:rsidR="00BC4AE3" w:rsidRDefault="00BC4AE3" w:rsidP="00BC4AE3">
      <w:pPr>
        <w:pStyle w:val="QBulletlist"/>
      </w:pPr>
      <w:r>
        <w:t>QTL1824 (QTL1824-02A modules do NOT support streaming, but can be upgraded by Quarch)</w:t>
      </w:r>
    </w:p>
    <w:p w14:paraId="5641CEC1" w14:textId="77777777" w:rsidR="00BC4AE3" w:rsidRDefault="00BC4AE3" w:rsidP="00BC4AE3">
      <w:pPr>
        <w:pStyle w:val="QBulletlist"/>
      </w:pPr>
      <w:r>
        <w:t>QTL1847</w:t>
      </w:r>
    </w:p>
    <w:p w14:paraId="35A5B128" w14:textId="77777777" w:rsidR="00BC4AE3" w:rsidRDefault="00BC4AE3" w:rsidP="00BC4AE3">
      <w:r>
        <w:t>HD power modules</w:t>
      </w:r>
    </w:p>
    <w:p w14:paraId="308A2CB7" w14:textId="77777777" w:rsidR="00BC4AE3" w:rsidRDefault="00BC4AE3" w:rsidP="00BC4AE3">
      <w:pPr>
        <w:pStyle w:val="QBulletlist"/>
      </w:pPr>
      <w:r>
        <w:t>QTL1995</w:t>
      </w:r>
    </w:p>
    <w:p w14:paraId="3FE23283" w14:textId="77777777" w:rsidR="00BC4AE3" w:rsidRDefault="00BC4AE3" w:rsidP="00BC4AE3">
      <w:pPr>
        <w:pStyle w:val="QBulletlist"/>
      </w:pPr>
      <w:r>
        <w:t>QTL1999</w:t>
      </w:r>
    </w:p>
    <w:p w14:paraId="63B890BF" w14:textId="77777777" w:rsidR="00BC4AE3" w:rsidRDefault="00BC4AE3" w:rsidP="00BC4AE3">
      <w:pPr>
        <w:spacing w:before="0" w:after="160" w:line="259" w:lineRule="auto"/>
      </w:pPr>
    </w:p>
    <w:p w14:paraId="3A95E254" w14:textId="77777777" w:rsidR="007E762E" w:rsidRDefault="00D603E5" w:rsidP="007E762E">
      <w:pPr>
        <w:pStyle w:val="Heading1"/>
      </w:pPr>
      <w:bookmarkStart w:id="71" w:name="_Toc526171867"/>
      <w:r>
        <w:t>System</w:t>
      </w:r>
      <w:r w:rsidR="007E762E">
        <w:t xml:space="preserve"> Supported</w:t>
      </w:r>
      <w:bookmarkEnd w:id="71"/>
    </w:p>
    <w:p w14:paraId="23187C6C" w14:textId="77777777" w:rsidR="007E762E" w:rsidRDefault="0032001B" w:rsidP="007E762E">
      <w:r>
        <w:t>This example is written and tested on W</w:t>
      </w:r>
      <w:r w:rsidR="007E762E">
        <w:t xml:space="preserve">indows, though could </w:t>
      </w:r>
      <w:r>
        <w:t>be used on MacOS and</w:t>
      </w:r>
      <w:r w:rsidR="007E762E">
        <w:t xml:space="preserve"> Linux </w:t>
      </w:r>
      <w:r>
        <w:t>as long as FIO is installed</w:t>
      </w:r>
      <w:r w:rsidR="007E762E">
        <w:t>.</w:t>
      </w:r>
    </w:p>
    <w:p w14:paraId="7D69EEC8" w14:textId="77777777" w:rsidR="00D603E5" w:rsidRPr="007E762E" w:rsidRDefault="00D603E5" w:rsidP="007E762E">
      <w:r>
        <w:t xml:space="preserve">It currently requires Python </w:t>
      </w:r>
      <w:r w:rsidR="0003215D">
        <w:t>3</w:t>
      </w:r>
      <w:r>
        <w:t>.x</w:t>
      </w:r>
    </w:p>
    <w:p w14:paraId="63FA6DA8" w14:textId="77777777" w:rsidR="007E762E" w:rsidRDefault="007E762E" w:rsidP="00BC4AE3">
      <w:pPr>
        <w:spacing w:before="0" w:after="160" w:line="259" w:lineRule="auto"/>
      </w:pPr>
    </w:p>
    <w:p w14:paraId="194DC1BE" w14:textId="77777777" w:rsidR="00BC4AE3" w:rsidRDefault="00BC4AE3" w:rsidP="00BC4AE3">
      <w:pPr>
        <w:pStyle w:val="Heading2"/>
      </w:pPr>
      <w:bookmarkStart w:id="72" w:name="_Toc512349227"/>
      <w:bookmarkStart w:id="73" w:name="_Toc526171868"/>
      <w:r>
        <w:t>Application Note Example Files</w:t>
      </w:r>
      <w:bookmarkEnd w:id="72"/>
      <w:bookmarkEnd w:id="73"/>
    </w:p>
    <w:p w14:paraId="570E453A" w14:textId="77777777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 w:rsidR="00047F36">
        <w:rPr>
          <w:b/>
          <w:bCs/>
          <w:color w:val="000000"/>
          <w:szCs w:val="28"/>
        </w:rPr>
        <w:t>AN-017</w:t>
      </w:r>
      <w:r>
        <w:rPr>
          <w:b/>
          <w:bCs/>
          <w:color w:val="000000"/>
          <w:szCs w:val="28"/>
        </w:rPr>
        <w:t>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A7E5B" w14:paraId="0B62CF8C" w14:textId="77777777" w:rsidTr="006A355C">
        <w:tc>
          <w:tcPr>
            <w:tcW w:w="3256" w:type="dxa"/>
          </w:tcPr>
          <w:p w14:paraId="5982AC8B" w14:textId="77777777" w:rsidR="006A7E5B" w:rsidRDefault="0032001B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scriptFIO.py</w:t>
            </w:r>
          </w:p>
        </w:tc>
        <w:tc>
          <w:tcPr>
            <w:tcW w:w="5760" w:type="dxa"/>
          </w:tcPr>
          <w:p w14:paraId="05222E9C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  <w:tr w:rsidR="006A355C" w14:paraId="0FD16CF2" w14:textId="77777777" w:rsidTr="006A355C">
        <w:tc>
          <w:tcPr>
            <w:tcW w:w="3256" w:type="dxa"/>
          </w:tcPr>
          <w:p w14:paraId="68C0DC2A" w14:textId="77777777" w:rsidR="006A355C" w:rsidRDefault="0032001B" w:rsidP="00BC4AE3">
            <w:pPr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jobFileExample.fio</w:t>
            </w:r>
            <w:proofErr w:type="spellEnd"/>
          </w:p>
        </w:tc>
        <w:tc>
          <w:tcPr>
            <w:tcW w:w="5760" w:type="dxa"/>
          </w:tcPr>
          <w:p w14:paraId="49CB1AD6" w14:textId="77777777" w:rsidR="006A355C" w:rsidRDefault="0032001B" w:rsidP="00731F54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FIO </w:t>
            </w:r>
            <w:r w:rsidR="00731F54">
              <w:rPr>
                <w:color w:val="000000"/>
                <w:szCs w:val="28"/>
              </w:rPr>
              <w:t xml:space="preserve">Example </w:t>
            </w:r>
            <w:r>
              <w:rPr>
                <w:color w:val="000000"/>
                <w:szCs w:val="28"/>
              </w:rPr>
              <w:t>configuration file</w:t>
            </w:r>
          </w:p>
        </w:tc>
      </w:tr>
    </w:tbl>
    <w:p w14:paraId="704D3449" w14:textId="77777777" w:rsidR="00BC4AE3" w:rsidRDefault="00BC4AE3" w:rsidP="00BC4AE3">
      <w:pPr>
        <w:pStyle w:val="Heading1"/>
      </w:pPr>
      <w:bookmarkStart w:id="74" w:name="_Toc475542643"/>
      <w:bookmarkStart w:id="75" w:name="_Toc526171869"/>
      <w:r>
        <w:t>Installation and setup</w:t>
      </w:r>
      <w:bookmarkEnd w:id="74"/>
      <w:bookmarkEnd w:id="75"/>
    </w:p>
    <w:p w14:paraId="5CDBD372" w14:textId="77777777" w:rsidR="00BC4AE3" w:rsidRDefault="00BC4AE3" w:rsidP="00BC4AE3">
      <w:pPr>
        <w:pStyle w:val="Heading2"/>
      </w:pPr>
      <w:bookmarkStart w:id="76" w:name="_Toc512349230"/>
      <w:bookmarkStart w:id="77" w:name="_Toc526171870"/>
      <w:r>
        <w:t>Python install</w:t>
      </w:r>
      <w:bookmarkEnd w:id="76"/>
      <w:bookmarkEnd w:id="77"/>
    </w:p>
    <w:p w14:paraId="784BB139" w14:textId="77777777" w:rsidR="00BC4AE3" w:rsidRDefault="00BC4AE3" w:rsidP="00BC4AE3">
      <w:r>
        <w:t xml:space="preserve">If you do not already have Python </w:t>
      </w:r>
      <w:r w:rsidR="0003215D">
        <w:t xml:space="preserve">3.x </w:t>
      </w:r>
      <w:r>
        <w:t>installed, download and install it from:</w:t>
      </w:r>
    </w:p>
    <w:p w14:paraId="0ADADEBB" w14:textId="77777777" w:rsidR="00BC4AE3" w:rsidRDefault="008C275A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099F6BB4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bookmarkStart w:id="78" w:name="_Toc512349231"/>
    <w:bookmarkStart w:id="79" w:name="_Toc526171871"/>
    <w:p w14:paraId="43F37B9B" w14:textId="77777777" w:rsidR="0003215D" w:rsidRDefault="0003215D" w:rsidP="00BC4AE3">
      <w:pPr>
        <w:pStyle w:val="Heading2"/>
        <w:rPr>
          <w:rFonts w:eastAsiaTheme="minorHAnsi" w:cstheme="minorBidi"/>
          <w:b w:val="0"/>
          <w:color w:val="000000" w:themeColor="text1"/>
          <w:sz w:val="24"/>
          <w:szCs w:val="22"/>
        </w:rPr>
      </w:pP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lastRenderedPageBreak/>
        <w:fldChar w:fldCharType="begin"/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instrText xml:space="preserve"> HYPERLINK "https://docs.python.org/3/using/windows.html" \l "excursus-setting-environment-variables" </w:instrTex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separate"/>
      </w:r>
      <w:r w:rsidRPr="0003215D">
        <w:rPr>
          <w:rStyle w:val="Hyperlink"/>
          <w:rFonts w:eastAsiaTheme="minorHAnsi" w:cstheme="minorBidi"/>
          <w:b w:val="0"/>
          <w:szCs w:val="22"/>
        </w:rPr>
        <w:t>https://docs.python.org/3/using/windows.html#excursus-setting-environment-variables</w: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end"/>
      </w:r>
    </w:p>
    <w:p w14:paraId="6ED9D162" w14:textId="77777777" w:rsidR="00BC4AE3" w:rsidRDefault="00BC4AE3" w:rsidP="00BC4AE3">
      <w:pPr>
        <w:pStyle w:val="Heading2"/>
      </w:pPr>
      <w:proofErr w:type="spellStart"/>
      <w:r>
        <w:t>QuarchPy</w:t>
      </w:r>
      <w:proofErr w:type="spellEnd"/>
      <w:r>
        <w:t xml:space="preserve"> library install</w:t>
      </w:r>
      <w:bookmarkEnd w:id="78"/>
      <w:bookmarkEnd w:id="79"/>
    </w:p>
    <w:p w14:paraId="354281E8" w14:textId="77777777" w:rsidR="00BC4AE3" w:rsidRDefault="00BC4AE3" w:rsidP="00BC4AE3">
      <w:r>
        <w:t>The Quarch Python package can be installed from the Python web repository (assuming you have internet access) or via the download from our website.</w:t>
      </w:r>
    </w:p>
    <w:p w14:paraId="537E6AEF" w14:textId="77777777" w:rsidR="00131D5A" w:rsidRDefault="00131D5A" w:rsidP="00BC4AE3">
      <w:proofErr w:type="spellStart"/>
      <w:r>
        <w:t>Quarchpy</w:t>
      </w:r>
      <w:proofErr w:type="spellEnd"/>
      <w:r>
        <w:t xml:space="preserve"> will also install a version of Quarch Power Studio</w:t>
      </w:r>
    </w:p>
    <w:p w14:paraId="33D941DE" w14:textId="77777777" w:rsidR="00BC4AE3" w:rsidRDefault="00BC4AE3" w:rsidP="00BC4AE3">
      <w:pPr>
        <w:pStyle w:val="Heading3"/>
      </w:pPr>
      <w:r>
        <w:t>Web Install</w:t>
      </w:r>
    </w:p>
    <w:p w14:paraId="30C0C2D5" w14:textId="77777777" w:rsidR="00BC4AE3" w:rsidRDefault="00BC4AE3" w:rsidP="00BC4AE3">
      <w:r>
        <w:t>From the command line:</w:t>
      </w:r>
    </w:p>
    <w:p w14:paraId="6DFF2F68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 w:rsidRPr="00AD399E">
        <w:rPr>
          <w:b/>
        </w:rPr>
        <w:t>quarchpy</w:t>
      </w:r>
      <w:proofErr w:type="spellEnd"/>
    </w:p>
    <w:p w14:paraId="71CA944D" w14:textId="77777777" w:rsidR="00BC4AE3" w:rsidRDefault="00BC4AE3" w:rsidP="00BC4AE3">
      <w:r>
        <w:t>If this fails, your path to “pip” may not be set, you can instead run:</w:t>
      </w:r>
    </w:p>
    <w:p w14:paraId="03A840FE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r w:rsidRPr="00AD399E">
        <w:rPr>
          <w:b/>
        </w:rPr>
        <w:t>quarchpy</w:t>
      </w:r>
      <w:proofErr w:type="spellEnd"/>
    </w:p>
    <w:p w14:paraId="68D1FCDB" w14:textId="77777777" w:rsidR="00BC4AE3" w:rsidRDefault="00BC4AE3" w:rsidP="00BC4AE3">
      <w:pPr>
        <w:pStyle w:val="Heading3"/>
      </w:pPr>
      <w:r>
        <w:t>Local Install</w:t>
      </w:r>
    </w:p>
    <w:p w14:paraId="5ADE3A52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A7030AF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5D087BB2" w14:textId="77777777" w:rsidR="00BC4AE3" w:rsidRDefault="00BC4AE3" w:rsidP="00BC4AE3">
      <w:r>
        <w:t>If this fails, your path to ‘pip’ may not be set, you can instead run:</w:t>
      </w:r>
    </w:p>
    <w:p w14:paraId="297E388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6A4A625C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42AC57C9" w14:textId="77777777" w:rsidR="00BC4AE3" w:rsidRDefault="00BC4AE3" w:rsidP="00BC4AE3">
      <w:pPr>
        <w:pStyle w:val="Heading3"/>
      </w:pPr>
      <w:r>
        <w:lastRenderedPageBreak/>
        <w:t>Upgrade</w:t>
      </w:r>
    </w:p>
    <w:p w14:paraId="68B0973A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If you want to upgrade to a new version, you need to add the ‘--upgrade’ command:</w:t>
      </w:r>
    </w:p>
    <w:p w14:paraId="59A68AC6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--upgrade </w:t>
      </w:r>
      <w:proofErr w:type="spellStart"/>
      <w:r w:rsidRPr="00AD399E">
        <w:rPr>
          <w:b/>
        </w:rPr>
        <w:t>quarchpy</w:t>
      </w:r>
      <w:proofErr w:type="spellEnd"/>
    </w:p>
    <w:p w14:paraId="6526ADB0" w14:textId="77777777" w:rsidR="00BC4AE3" w:rsidRDefault="00BC4AE3" w:rsidP="00BC4AE3">
      <w:r>
        <w:t>The --upgrade command can similarly be used in any of the other examples, to load from a local install folder.</w:t>
      </w:r>
    </w:p>
    <w:p w14:paraId="17E21806" w14:textId="77777777" w:rsidR="00BC4AE3" w:rsidRDefault="00BC4AE3" w:rsidP="00BC4AE3">
      <w:pPr>
        <w:ind w:left="1440"/>
      </w:pPr>
    </w:p>
    <w:p w14:paraId="57C064E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80" w:name="_Toc512349233"/>
      <w:r>
        <w:br w:type="page"/>
      </w:r>
    </w:p>
    <w:p w14:paraId="0AEC2A78" w14:textId="77777777" w:rsidR="00BC4AE3" w:rsidRDefault="00BC4AE3" w:rsidP="00BC4AE3">
      <w:pPr>
        <w:pStyle w:val="Heading2"/>
      </w:pPr>
      <w:bookmarkStart w:id="81" w:name="_Toc526171872"/>
      <w:r>
        <w:lastRenderedPageBreak/>
        <w:t>Java install</w:t>
      </w:r>
      <w:bookmarkEnd w:id="81"/>
    </w:p>
    <w:p w14:paraId="2125FFAF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Check that the Java JRE is installed</w:t>
      </w:r>
    </w:p>
    <w:p w14:paraId="49CE97FE" w14:textId="77777777" w:rsidR="00BC4AE3" w:rsidRDefault="00BC4AE3" w:rsidP="00BC4AE3">
      <w:pPr>
        <w:spacing w:before="0" w:after="160" w:line="259" w:lineRule="auto"/>
      </w:pPr>
      <w:r>
        <w:t>You can find install instructions and files here:</w:t>
      </w:r>
      <w:r>
        <w:br/>
      </w:r>
      <w:hyperlink r:id="rId10" w:history="1">
        <w:r w:rsidRPr="00632650">
          <w:rPr>
            <w:rStyle w:val="Hyperlink"/>
          </w:rPr>
          <w:t>http://www.oracle.com/technetwork/java/javase/downloads/index.html</w:t>
        </w:r>
      </w:hyperlink>
    </w:p>
    <w:p w14:paraId="15A9C6B0" w14:textId="77777777" w:rsidR="00BC4AE3" w:rsidRDefault="00BC4AE3" w:rsidP="00BC4AE3">
      <w:pPr>
        <w:spacing w:before="0" w:after="160" w:line="259" w:lineRule="auto"/>
      </w:pPr>
    </w:p>
    <w:p w14:paraId="2D38187E" w14:textId="77777777" w:rsidR="00BC4AE3" w:rsidRDefault="00BC4AE3" w:rsidP="00BC4AE3">
      <w:pPr>
        <w:pStyle w:val="Heading2"/>
      </w:pPr>
      <w:bookmarkStart w:id="82" w:name="_Toc526171873"/>
      <w:r>
        <w:t>QPS install</w:t>
      </w:r>
      <w:bookmarkEnd w:id="82"/>
    </w:p>
    <w:p w14:paraId="5C106959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Current versions of QPS are provided as a portable (non-install) .jar file</w:t>
      </w:r>
    </w:p>
    <w:p w14:paraId="7CA6516C" w14:textId="77777777" w:rsidR="00BC4AE3" w:rsidRDefault="00BC4AE3" w:rsidP="00BC4AE3">
      <w:pPr>
        <w:spacing w:before="0" w:after="160" w:line="259" w:lineRule="auto"/>
        <w:rPr>
          <w:rStyle w:val="Hyperlink"/>
        </w:rPr>
      </w:pPr>
      <w:r>
        <w:t>The latest version can be downloaded from here:</w:t>
      </w:r>
      <w:r>
        <w:br/>
      </w:r>
      <w:hyperlink r:id="rId11" w:history="1">
        <w:r w:rsidRPr="00343C91">
          <w:rPr>
            <w:rStyle w:val="Hyperlink"/>
          </w:rPr>
          <w:t>https://quarch.com/products/quarch-power-studio</w:t>
        </w:r>
      </w:hyperlink>
    </w:p>
    <w:p w14:paraId="138E9120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5F6239E3" w14:textId="77777777" w:rsidR="001D5AAC" w:rsidRDefault="001D5AAC" w:rsidP="001D5AAC">
      <w:pPr>
        <w:pStyle w:val="Heading2"/>
      </w:pPr>
      <w:bookmarkStart w:id="83" w:name="_Toc526171874"/>
      <w:r>
        <w:t>FIO install</w:t>
      </w:r>
      <w:bookmarkEnd w:id="83"/>
    </w:p>
    <w:p w14:paraId="56539B52" w14:textId="77777777" w:rsidR="001D5AAC" w:rsidRPr="00441ACC" w:rsidRDefault="001D5AAC" w:rsidP="001D5AAC">
      <w:proofErr w:type="spellStart"/>
      <w:r>
        <w:t>QuarchPy</w:t>
      </w:r>
      <w:proofErr w:type="spellEnd"/>
      <w:r>
        <w:t xml:space="preserve"> doesn’t ship with FIO. Follow the installation procedures described in </w:t>
      </w:r>
      <w:hyperlink r:id="rId12" w:history="1">
        <w:r w:rsidRPr="00BE41A9">
          <w:rPr>
            <w:rStyle w:val="Hyperlink"/>
            <w:szCs w:val="28"/>
          </w:rPr>
          <w:t>https://github.com/axboe/fio</w:t>
        </w:r>
      </w:hyperlink>
      <w:r>
        <w:t xml:space="preserve"> </w:t>
      </w:r>
      <w:r w:rsidR="00F22FA1">
        <w:t xml:space="preserve">according to your system </w:t>
      </w:r>
      <w:r>
        <w:t xml:space="preserve">and make sure the command </w:t>
      </w:r>
      <w:proofErr w:type="spellStart"/>
      <w:r w:rsidRPr="00441ACC">
        <w:rPr>
          <w:i/>
        </w:rPr>
        <w:t>fio</w:t>
      </w:r>
      <w:proofErr w:type="spellEnd"/>
      <w:r>
        <w:rPr>
          <w:i/>
        </w:rPr>
        <w:t xml:space="preserve"> </w:t>
      </w:r>
      <w:r>
        <w:t xml:space="preserve">is available in the system’s shell. </w:t>
      </w:r>
    </w:p>
    <w:p w14:paraId="607A7B2B" w14:textId="77777777" w:rsidR="001D5AAC" w:rsidRPr="001D5AAC" w:rsidRDefault="001D5AAC" w:rsidP="001D5AAC"/>
    <w:p w14:paraId="55D40D6A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431391D2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60CDF7DC" w14:textId="77777777" w:rsidR="001D5AAC" w:rsidRDefault="001D5AAC" w:rsidP="00BC4AE3">
      <w:pPr>
        <w:spacing w:before="0" w:after="160" w:line="259" w:lineRule="auto"/>
      </w:pPr>
    </w:p>
    <w:p w14:paraId="58AA9334" w14:textId="77777777" w:rsidR="00BC4AE3" w:rsidRDefault="00BC4AE3" w:rsidP="00BC4AE3">
      <w:pPr>
        <w:spacing w:before="0" w:after="160" w:line="259" w:lineRule="auto"/>
      </w:pPr>
    </w:p>
    <w:p w14:paraId="22DE1B64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3DCD9B94" w14:textId="77777777" w:rsidR="007E762E" w:rsidRDefault="007E762E" w:rsidP="007E762E">
      <w:pPr>
        <w:pStyle w:val="Heading2"/>
      </w:pPr>
      <w:bookmarkStart w:id="84" w:name="_Toc526171875"/>
      <w:r>
        <w:lastRenderedPageBreak/>
        <w:t>Power module setup</w:t>
      </w:r>
      <w:bookmarkEnd w:id="84"/>
    </w:p>
    <w:p w14:paraId="13D644DA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E1C08A2" w14:textId="77777777" w:rsidR="007E762E" w:rsidRDefault="007E762E" w:rsidP="007E762E"/>
    <w:p w14:paraId="3483F37D" w14:textId="77777777" w:rsidR="007E762E" w:rsidRDefault="007E762E" w:rsidP="007E762E"/>
    <w:p w14:paraId="4520C492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732C4" wp14:editId="3D632E25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E09F9" wp14:editId="670168B3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FBCA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ABF92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7B16A7B" w14:textId="77777777"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1A93AA" wp14:editId="629FA52A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03D6E" w14:textId="77777777"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0A7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" stroked="f">
                <v:textbox style="mso-fit-shape-to-text:t">
                  <w:txbxContent>
                    <w:p w14:paraId="0526CF15" w14:textId="77777777"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0363E" wp14:editId="347DB746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CCE99" wp14:editId="78BE9912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527BD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9E70F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" fillcolor="#5b9bd5 [3204]" strokecolor="#1f4d78 [1604]" strokeweight="1pt">
                <v:textbox>
                  <w:txbxContent>
                    <w:p w14:paraId="6AE195AC" w14:textId="77777777"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35168" wp14:editId="7156E502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C3AC9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51254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7564400" w14:textId="77777777"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1521FDCB" w14:textId="77777777" w:rsidR="00BC4AE3" w:rsidRDefault="007E762E" w:rsidP="00BC4AE3">
      <w:pPr>
        <w:pStyle w:val="Heading1"/>
      </w:pPr>
      <w:bookmarkStart w:id="85" w:name="_Toc475542646"/>
      <w:bookmarkStart w:id="86" w:name="_Toc526171876"/>
      <w:bookmarkEnd w:id="80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5"/>
      <w:bookmarkEnd w:id="86"/>
    </w:p>
    <w:p w14:paraId="541205AC" w14:textId="77777777" w:rsidR="007B14DF" w:rsidRDefault="007B14DF" w:rsidP="007B14DF">
      <w:pPr>
        <w:ind w:firstLine="284"/>
      </w:pPr>
      <w:proofErr w:type="spellStart"/>
      <w:r>
        <w:t>QuarchPy</w:t>
      </w:r>
      <w:proofErr w:type="spellEnd"/>
      <w:r>
        <w:t xml:space="preserve"> </w:t>
      </w:r>
      <w:r w:rsidR="00F22FA1">
        <w:t>ships with</w:t>
      </w:r>
      <w:r w:rsidR="00F033B1">
        <w:t xml:space="preserve"> </w:t>
      </w:r>
      <w:r w:rsidR="00F033B1" w:rsidRPr="00F033B1">
        <w:rPr>
          <w:i/>
        </w:rPr>
        <w:t>scriptFIO.py</w:t>
      </w:r>
      <w:r w:rsidR="00F033B1">
        <w:t xml:space="preserve"> and </w:t>
      </w:r>
      <w:r>
        <w:t xml:space="preserve">supports two forms of integration with FIO: </w:t>
      </w:r>
    </w:p>
    <w:p w14:paraId="527088C6" w14:textId="77777777" w:rsidR="007B14DF" w:rsidRPr="00F22FA1" w:rsidRDefault="006268E8" w:rsidP="00F22FA1">
      <w:pPr>
        <w:pStyle w:val="QBulletlist"/>
      </w:pPr>
      <w:r w:rsidRPr="00F22FA1">
        <w:t xml:space="preserve">If you wish to use FIO without a file, you can populate the variable arguments with valid FIO arguments and the user will be prompted to select a target folder from a GUI window. </w:t>
      </w:r>
      <w:r w:rsidR="007B14DF" w:rsidRPr="00F22FA1">
        <w:t xml:space="preserve"> </w:t>
      </w:r>
    </w:p>
    <w:p w14:paraId="423C0658" w14:textId="77777777" w:rsidR="006268E8" w:rsidRDefault="006268E8" w:rsidP="00F22FA1">
      <w:pPr>
        <w:pStyle w:val="QBulletlist"/>
      </w:pPr>
      <w:r>
        <w:t xml:space="preserve">For the users familiar with FIO configuration files, </w:t>
      </w:r>
      <w:proofErr w:type="spellStart"/>
      <w:r>
        <w:t>QuarchPy</w:t>
      </w:r>
      <w:proofErr w:type="spellEnd"/>
      <w:r>
        <w:t xml:space="preserve"> is able to import all settings from a .</w:t>
      </w:r>
      <w:proofErr w:type="spellStart"/>
      <w:r>
        <w:t>fio</w:t>
      </w:r>
      <w:proofErr w:type="spellEnd"/>
      <w:r>
        <w:t xml:space="preserve"> file.</w:t>
      </w:r>
    </w:p>
    <w:p w14:paraId="13CC45D3" w14:textId="77777777" w:rsidR="006268E8" w:rsidRDefault="006268E8" w:rsidP="006268E8">
      <w:pPr>
        <w:ind w:left="284" w:hanging="284"/>
      </w:pPr>
      <w:r>
        <w:t xml:space="preserve">The scriptFIO.py </w:t>
      </w:r>
      <w:r w:rsidR="00441ACC">
        <w:t xml:space="preserve">file </w:t>
      </w:r>
      <w:r>
        <w:t>demonstrates both options in sequence</w:t>
      </w:r>
      <w:r w:rsidR="00F033B1">
        <w:t>.</w:t>
      </w:r>
    </w:p>
    <w:p w14:paraId="1E9F59B1" w14:textId="77777777" w:rsidR="00441ACC" w:rsidRDefault="006268E8" w:rsidP="00F033B1">
      <w:pPr>
        <w:pStyle w:val="Note"/>
        <w:rPr>
          <w:color w:val="000000"/>
          <w:szCs w:val="28"/>
        </w:rPr>
      </w:pPr>
      <w:r>
        <w:t>Before running</w:t>
      </w:r>
      <w:r w:rsidR="00F033B1">
        <w:t xml:space="preserve"> this example</w:t>
      </w:r>
      <w:r>
        <w:t>, make sure</w:t>
      </w:r>
      <w:r w:rsidR="00F033B1">
        <w:t xml:space="preserve"> y</w:t>
      </w:r>
      <w:r>
        <w:t>ou have a valid .</w:t>
      </w:r>
      <w:proofErr w:type="spellStart"/>
      <w:r>
        <w:t>fio</w:t>
      </w:r>
      <w:proofErr w:type="spellEnd"/>
      <w:r>
        <w:t xml:space="preserve"> file</w:t>
      </w:r>
      <w:r w:rsidR="00D95249">
        <w:t xml:space="preserve"> (as described in FIO’s manual)</w:t>
      </w:r>
      <w:r>
        <w:t xml:space="preserve"> and its</w:t>
      </w:r>
      <w:r w:rsidR="00F033B1">
        <w:t xml:space="preserve"> path is declared </w:t>
      </w:r>
      <w:r w:rsidR="00D95249">
        <w:t>as</w:t>
      </w:r>
      <w:r>
        <w:t xml:space="preserve"> the variable </w:t>
      </w:r>
      <w:proofErr w:type="spellStart"/>
      <w:r w:rsidRPr="006268E8">
        <w:rPr>
          <w:i/>
        </w:rPr>
        <w:t>fioFile</w:t>
      </w:r>
      <w:proofErr w:type="spellEnd"/>
      <w:r w:rsidR="00F033B1">
        <w:t xml:space="preserve">. You can use the </w:t>
      </w:r>
      <w:proofErr w:type="spellStart"/>
      <w:r w:rsidR="00F033B1" w:rsidRPr="00F033B1">
        <w:rPr>
          <w:i/>
          <w:color w:val="000000"/>
          <w:szCs w:val="28"/>
        </w:rPr>
        <w:t>jobFileExample.fio</w:t>
      </w:r>
      <w:proofErr w:type="spellEnd"/>
      <w:r w:rsidR="00F033B1">
        <w:rPr>
          <w:i/>
          <w:color w:val="000000"/>
          <w:szCs w:val="28"/>
        </w:rPr>
        <w:t xml:space="preserve"> </w:t>
      </w:r>
      <w:r w:rsidR="00F033B1" w:rsidRPr="00F033B1">
        <w:rPr>
          <w:color w:val="000000"/>
          <w:szCs w:val="28"/>
        </w:rPr>
        <w:t>file provided with AN-017</w:t>
      </w:r>
      <w:r w:rsidR="00F033B1">
        <w:rPr>
          <w:color w:val="000000"/>
          <w:szCs w:val="28"/>
        </w:rPr>
        <w:t>.</w:t>
      </w:r>
      <w:r w:rsidR="00441ACC">
        <w:rPr>
          <w:color w:val="000000"/>
          <w:szCs w:val="28"/>
        </w:rPr>
        <w:t xml:space="preserve"> </w:t>
      </w:r>
    </w:p>
    <w:p w14:paraId="62408AF4" w14:textId="77777777" w:rsidR="001D5AAC" w:rsidRDefault="00441ACC" w:rsidP="001D5AAC">
      <w:pPr>
        <w:pStyle w:val="Note"/>
      </w:pPr>
      <w:r>
        <w:rPr>
          <w:color w:val="000000"/>
          <w:szCs w:val="28"/>
        </w:rPr>
        <w:t>T</w:t>
      </w:r>
      <w:r w:rsidR="00F033B1">
        <w:t xml:space="preserve">he variable </w:t>
      </w:r>
      <w:r w:rsidR="00F033B1" w:rsidRPr="00F033B1">
        <w:rPr>
          <w:i/>
        </w:rPr>
        <w:t>arguments</w:t>
      </w:r>
      <w:r w:rsidR="00F033B1" w:rsidRPr="00F033B1">
        <w:t xml:space="preserve"> should </w:t>
      </w:r>
      <w:r w:rsidR="00F033B1">
        <w:t>be populated with valid FIO arguments</w:t>
      </w:r>
      <w:r w:rsidR="00D95249">
        <w:t xml:space="preserve"> (as described in FIO’s manual)</w:t>
      </w:r>
      <w:r w:rsidR="00F033B1">
        <w:t>.</w:t>
      </w:r>
    </w:p>
    <w:p w14:paraId="611FA08F" w14:textId="77777777" w:rsidR="001D5AAC" w:rsidRDefault="001D5AAC" w:rsidP="001D5AAC">
      <w:pPr>
        <w:pStyle w:val="QBulletlist"/>
        <w:numPr>
          <w:ilvl w:val="0"/>
          <w:numId w:val="0"/>
        </w:numPr>
        <w:ind w:left="851"/>
      </w:pPr>
    </w:p>
    <w:p w14:paraId="155F79B3" w14:textId="77777777" w:rsidR="007C65F1" w:rsidRDefault="007C65F1" w:rsidP="007C65F1">
      <w:pPr>
        <w:pStyle w:val="QBulletlist"/>
      </w:pPr>
      <w:r>
        <w:t>You will be prompted to select the Quarch power module you want to connect to.</w:t>
      </w:r>
    </w:p>
    <w:p w14:paraId="0ACC8326" w14:textId="77777777" w:rsidR="00441ACC" w:rsidRDefault="00441ACC" w:rsidP="007C65F1">
      <w:pPr>
        <w:pStyle w:val="QBulletlist"/>
      </w:pPr>
      <w:r>
        <w:t xml:space="preserve">If the power module’s outputs are disable, you will be prompted to enter a voltage mode (3V3 or 5V). If they are on from a previous run, the script will proceed. </w:t>
      </w:r>
    </w:p>
    <w:p w14:paraId="62D00858" w14:textId="77777777" w:rsidR="00441ACC" w:rsidRDefault="00441ACC" w:rsidP="007C65F1">
      <w:pPr>
        <w:pStyle w:val="QBulletlist"/>
      </w:pPr>
      <w:r>
        <w:t xml:space="preserve">You will be prompted to enter an averaging rate. Pressing </w:t>
      </w:r>
      <w:r>
        <w:rPr>
          <w:i/>
        </w:rPr>
        <w:t>enter</w:t>
      </w:r>
      <w:r>
        <w:t xml:space="preserve"> should use the default value of 32k.</w:t>
      </w:r>
    </w:p>
    <w:p w14:paraId="61DCF301" w14:textId="77777777" w:rsidR="007E762E" w:rsidRDefault="007C65F1" w:rsidP="008F00CE">
      <w:pPr>
        <w:pStyle w:val="QBulletlist"/>
      </w:pPr>
      <w:r>
        <w:t>Y</w:t>
      </w:r>
      <w:r w:rsidR="007E762E">
        <w:t>ou will be prompted to select a target</w:t>
      </w:r>
      <w:r>
        <w:t xml:space="preserve"> folder</w:t>
      </w:r>
      <w:r w:rsidR="007E762E">
        <w:t xml:space="preserve"> to run on, ensure that you select the correct drive</w:t>
      </w:r>
      <w:r w:rsidR="00441ACC">
        <w:t xml:space="preserve"> (the one connected to </w:t>
      </w:r>
      <w:proofErr w:type="spellStart"/>
      <w:r w:rsidR="00441ACC">
        <w:t>Quarch’s</w:t>
      </w:r>
      <w:proofErr w:type="spellEnd"/>
      <w:r w:rsidR="00441ACC">
        <w:t xml:space="preserve"> power module)</w:t>
      </w:r>
      <w:r w:rsidR="007E762E">
        <w:t xml:space="preserve">, or the </w:t>
      </w:r>
      <w:r>
        <w:t xml:space="preserve">FIO </w:t>
      </w:r>
      <w:r w:rsidR="007E762E">
        <w:t>test may erase important data!</w:t>
      </w:r>
    </w:p>
    <w:p w14:paraId="746361CD" w14:textId="77777777" w:rsidR="008F00CE" w:rsidRDefault="006B12EC" w:rsidP="008F00CE">
      <w:pPr>
        <w:pStyle w:val="QBulletlist"/>
      </w:pPr>
      <w:r>
        <w:t>The script will now launch Power Studio, this may take a few seconds</w:t>
      </w:r>
    </w:p>
    <w:p w14:paraId="23ABD9A7" w14:textId="77777777" w:rsidR="006B12EC" w:rsidRDefault="006B12EC" w:rsidP="00D95249">
      <w:pPr>
        <w:pStyle w:val="QBulletlist"/>
      </w:pPr>
      <w:r>
        <w:t>The scr</w:t>
      </w:r>
      <w:r w:rsidR="00D95249">
        <w:t>ipt will iterate through every job described in the .</w:t>
      </w:r>
      <w:proofErr w:type="spellStart"/>
      <w:r w:rsidR="00D95249">
        <w:t>fio</w:t>
      </w:r>
      <w:proofErr w:type="spellEnd"/>
      <w:r w:rsidR="00D95249">
        <w:t xml:space="preserve"> file or the </w:t>
      </w:r>
      <w:r w:rsidR="00D95249">
        <w:rPr>
          <w:i/>
        </w:rPr>
        <w:t>arguments</w:t>
      </w:r>
      <w:r w:rsidR="00D95249">
        <w:t xml:space="preserve"> variable.</w:t>
      </w:r>
    </w:p>
    <w:p w14:paraId="12C9AFF7" w14:textId="77777777" w:rsidR="006B12EC" w:rsidRDefault="006B12EC" w:rsidP="006B12EC">
      <w:pPr>
        <w:pStyle w:val="QBulletlist"/>
      </w:pPr>
      <w:r>
        <w:t xml:space="preserve">As each </w:t>
      </w:r>
      <w:r w:rsidR="00D95249">
        <w:t>FIO</w:t>
      </w:r>
      <w:r>
        <w:t xml:space="preserve"> run is executed, the script will:</w:t>
      </w:r>
    </w:p>
    <w:p w14:paraId="5E705778" w14:textId="77777777" w:rsidR="006A06FC" w:rsidRDefault="006A06FC" w:rsidP="006B12EC">
      <w:pPr>
        <w:pStyle w:val="QSublist"/>
      </w:pPr>
      <w:r>
        <w:t>Display the real time power consumption</w:t>
      </w:r>
      <w:r w:rsidR="00D95249">
        <w:t>.</w:t>
      </w:r>
    </w:p>
    <w:p w14:paraId="16D86E0A" w14:textId="77777777" w:rsidR="006B12EC" w:rsidRDefault="006B12EC" w:rsidP="006B12EC">
      <w:pPr>
        <w:pStyle w:val="QSublist"/>
      </w:pPr>
      <w:r>
        <w:t>Annotate the start and end of each test</w:t>
      </w:r>
      <w:r w:rsidR="00D95249">
        <w:t>.</w:t>
      </w:r>
    </w:p>
    <w:p w14:paraId="08022823" w14:textId="77777777" w:rsidR="006B12EC" w:rsidRDefault="006A06FC" w:rsidP="006B12EC">
      <w:pPr>
        <w:pStyle w:val="QSublist"/>
      </w:pPr>
      <w:proofErr w:type="gramStart"/>
      <w:r>
        <w:t>Parse</w:t>
      </w:r>
      <w:r w:rsidR="00965527" w:rsidRPr="00965527">
        <w:rPr>
          <w:rFonts w:eastAsiaTheme="minorHAnsi" w:cstheme="minorBidi"/>
          <w:noProof/>
          <w:color w:val="000000" w:themeColor="text1"/>
          <w:szCs w:val="22"/>
          <w:lang w:val="en-GB" w:eastAsia="en-GB" w:bidi="ar-SA"/>
        </w:rPr>
        <w:t xml:space="preserve"> </w:t>
      </w:r>
      <w:r w:rsidR="006B12EC">
        <w:t xml:space="preserve"> the</w:t>
      </w:r>
      <w:proofErr w:type="gramEnd"/>
      <w:r w:rsidR="006B12EC">
        <w:t xml:space="preserve"> </w:t>
      </w:r>
      <w:r w:rsidR="00D95249">
        <w:t>FIO results</w:t>
      </w:r>
      <w:r>
        <w:t xml:space="preserve"> and add the second-by-second performance data onto the chart</w:t>
      </w:r>
      <w:r w:rsidR="00D95249">
        <w:t>.</w:t>
      </w:r>
    </w:p>
    <w:p w14:paraId="55CA8A86" w14:textId="77777777" w:rsidR="008F00CE" w:rsidRDefault="00965527" w:rsidP="00965527">
      <w:pPr>
        <w:pStyle w:val="Centredimage"/>
      </w:pPr>
      <w:r w:rsidRPr="00965527">
        <w:lastRenderedPageBreak/>
        <w:drawing>
          <wp:inline distT="0" distB="0" distL="0" distR="0" wp14:anchorId="2D9C82F3" wp14:editId="68587C9E">
            <wp:extent cx="4714875" cy="265205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0CE" w:rsidSect="00BB5237">
      <w:headerReference w:type="default" r:id="rId14"/>
      <w:footerReference w:type="default" r:id="rId15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F9329" w14:textId="77777777" w:rsidR="008C275A" w:rsidRDefault="008C275A" w:rsidP="009F3CE7">
      <w:r>
        <w:separator/>
      </w:r>
    </w:p>
  </w:endnote>
  <w:endnote w:type="continuationSeparator" w:id="0">
    <w:p w14:paraId="2CE11268" w14:textId="77777777" w:rsidR="008C275A" w:rsidRDefault="008C275A" w:rsidP="009F3CE7">
      <w:r>
        <w:continuationSeparator/>
      </w:r>
    </w:p>
  </w:endnote>
  <w:endnote w:type="continuationNotice" w:id="1">
    <w:p w14:paraId="7EA140B6" w14:textId="77777777" w:rsidR="008C275A" w:rsidRDefault="008C275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swiss"/>
    <w:pitch w:val="variable"/>
    <w:sig w:usb0="00000001" w:usb1="500079DB" w:usb2="0000001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F0885A" w14:textId="5932A52E" w:rsidR="004049EF" w:rsidRDefault="00D40C14" w:rsidP="009F3CE7">
    <w:pPr>
      <w:pStyle w:val="Footer"/>
    </w:pPr>
    <w:r>
      <w:t>Revision 1.</w:t>
    </w:r>
    <w:r w:rsidR="00721C6A">
      <w:t>2</w:t>
    </w:r>
    <w:del w:id="87" w:author="Comparison" w:date="2019-05-09T12:34:00Z">
      <w:r>
        <w:delText>0</w:delText>
      </w:r>
    </w:del>
    <w:r w:rsidR="004049EF" w:rsidRPr="001A615E">
      <w:tab/>
    </w:r>
    <w:r w:rsidR="004049EF">
      <w:t>©</w:t>
    </w:r>
    <w:r w:rsidR="004049EF" w:rsidRPr="001A615E">
      <w:t xml:space="preserve"> </w:t>
    </w:r>
    <w:proofErr w:type="spellStart"/>
    <w:r w:rsidR="004049EF" w:rsidRPr="001A615E">
      <w:t>Quarch</w:t>
    </w:r>
    <w:proofErr w:type="spellEnd"/>
    <w:r w:rsidR="004049EF" w:rsidRPr="001A615E">
      <w:t xml:space="preserve"> Technology</w:t>
    </w:r>
    <w:r w:rsidR="004049EF">
      <w:t xml:space="preserve"> 201</w:t>
    </w:r>
    <w:r w:rsidR="00BC4AE3">
      <w:t>8</w:t>
    </w:r>
    <w:r w:rsidR="00721C6A">
      <w:t>-2019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636B2" w14:textId="77777777" w:rsidR="008C275A" w:rsidRDefault="008C275A" w:rsidP="009F3CE7">
      <w:r>
        <w:separator/>
      </w:r>
    </w:p>
  </w:footnote>
  <w:footnote w:type="continuationSeparator" w:id="0">
    <w:p w14:paraId="57A5DB50" w14:textId="77777777" w:rsidR="008C275A" w:rsidRDefault="008C275A" w:rsidP="009F3CE7">
      <w:r>
        <w:continuationSeparator/>
      </w:r>
    </w:p>
  </w:footnote>
  <w:footnote w:type="continuationNotice" w:id="1">
    <w:p w14:paraId="4CE0F514" w14:textId="77777777" w:rsidR="008C275A" w:rsidRDefault="008C275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77B4B" w14:textId="77777777" w:rsidR="00D40C14" w:rsidRPr="003777CF" w:rsidRDefault="004049EF" w:rsidP="00D40C14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5CE35A8D" wp14:editId="1915B90E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AN-01</w:t>
    </w:r>
    <w:r w:rsidR="00D40C14">
      <w:t>7</w:t>
    </w:r>
    <w:r w:rsidRPr="003777CF">
      <w:t xml:space="preserve"> – </w:t>
    </w:r>
    <w:r w:rsidR="00BC4AE3">
      <w:t xml:space="preserve">QPS automation with </w:t>
    </w:r>
    <w:r w:rsidR="00D40C14">
      <w:t>FIO</w:t>
    </w:r>
  </w:p>
  <w:p w14:paraId="1061B3BB" w14:textId="77777777" w:rsidR="004049EF" w:rsidRDefault="004049EF" w:rsidP="009F3CE7">
    <w:pPr>
      <w:pStyle w:val="Header"/>
    </w:pPr>
  </w:p>
  <w:p w14:paraId="0F38CB5A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3D6B"/>
    <w:multiLevelType w:val="hybridMultilevel"/>
    <w:tmpl w:val="2312CA6C"/>
    <w:lvl w:ilvl="0" w:tplc="21CA965E">
      <w:start w:val="2"/>
      <w:numFmt w:val="bullet"/>
      <w:lvlText w:val="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7FD84BC8"/>
    <w:multiLevelType w:val="hybridMultilevel"/>
    <w:tmpl w:val="B93CA1A4"/>
    <w:lvl w:ilvl="0" w:tplc="F92CD1DE">
      <w:start w:val="2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215D"/>
    <w:rsid w:val="00033867"/>
    <w:rsid w:val="0004551C"/>
    <w:rsid w:val="000470AA"/>
    <w:rsid w:val="00047F36"/>
    <w:rsid w:val="00051241"/>
    <w:rsid w:val="00052FCC"/>
    <w:rsid w:val="00053F2A"/>
    <w:rsid w:val="00077AEF"/>
    <w:rsid w:val="000919BE"/>
    <w:rsid w:val="00095B1E"/>
    <w:rsid w:val="00097DD9"/>
    <w:rsid w:val="000B1765"/>
    <w:rsid w:val="000C2D34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34B3"/>
    <w:rsid w:val="001D0192"/>
    <w:rsid w:val="001D5AAC"/>
    <w:rsid w:val="001D6BBB"/>
    <w:rsid w:val="001F318D"/>
    <w:rsid w:val="0020173B"/>
    <w:rsid w:val="002229F0"/>
    <w:rsid w:val="0023454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2001B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309E4"/>
    <w:rsid w:val="00434722"/>
    <w:rsid w:val="004368DB"/>
    <w:rsid w:val="00440FDE"/>
    <w:rsid w:val="00441ACC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1444A"/>
    <w:rsid w:val="00620909"/>
    <w:rsid w:val="006257CC"/>
    <w:rsid w:val="006268E8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7E5B"/>
    <w:rsid w:val="006B12EC"/>
    <w:rsid w:val="006B4D12"/>
    <w:rsid w:val="006C70E4"/>
    <w:rsid w:val="006D444C"/>
    <w:rsid w:val="006D6F13"/>
    <w:rsid w:val="006E00D1"/>
    <w:rsid w:val="006F2E47"/>
    <w:rsid w:val="007213E7"/>
    <w:rsid w:val="00721C6A"/>
    <w:rsid w:val="00731F54"/>
    <w:rsid w:val="007410C1"/>
    <w:rsid w:val="00754DA8"/>
    <w:rsid w:val="007572AF"/>
    <w:rsid w:val="00784CCE"/>
    <w:rsid w:val="0079261F"/>
    <w:rsid w:val="00797FE9"/>
    <w:rsid w:val="007A66E9"/>
    <w:rsid w:val="007B14DF"/>
    <w:rsid w:val="007B2CC4"/>
    <w:rsid w:val="007B49E3"/>
    <w:rsid w:val="007B6F20"/>
    <w:rsid w:val="007C0361"/>
    <w:rsid w:val="007C5A09"/>
    <w:rsid w:val="007C65F1"/>
    <w:rsid w:val="007E762E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275A"/>
    <w:rsid w:val="008C6132"/>
    <w:rsid w:val="008D15F9"/>
    <w:rsid w:val="008E14A0"/>
    <w:rsid w:val="008F00CE"/>
    <w:rsid w:val="00901ECA"/>
    <w:rsid w:val="00902814"/>
    <w:rsid w:val="00922285"/>
    <w:rsid w:val="009251EE"/>
    <w:rsid w:val="00925E27"/>
    <w:rsid w:val="00935F61"/>
    <w:rsid w:val="0093607B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7D12"/>
    <w:rsid w:val="00AF1261"/>
    <w:rsid w:val="00AF3D1A"/>
    <w:rsid w:val="00AF4C1E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035F9"/>
    <w:rsid w:val="00D11E8C"/>
    <w:rsid w:val="00D341FF"/>
    <w:rsid w:val="00D34A63"/>
    <w:rsid w:val="00D40C14"/>
    <w:rsid w:val="00D40CFF"/>
    <w:rsid w:val="00D4465E"/>
    <w:rsid w:val="00D50E5B"/>
    <w:rsid w:val="00D52021"/>
    <w:rsid w:val="00D551B5"/>
    <w:rsid w:val="00D55791"/>
    <w:rsid w:val="00D603E5"/>
    <w:rsid w:val="00D610D7"/>
    <w:rsid w:val="00D661D4"/>
    <w:rsid w:val="00D715C5"/>
    <w:rsid w:val="00D95249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579D"/>
    <w:rsid w:val="00E77C84"/>
    <w:rsid w:val="00E81070"/>
    <w:rsid w:val="00E81539"/>
    <w:rsid w:val="00EB2607"/>
    <w:rsid w:val="00EC27F7"/>
    <w:rsid w:val="00EF105F"/>
    <w:rsid w:val="00EF5EFA"/>
    <w:rsid w:val="00EF78F6"/>
    <w:rsid w:val="00F01C1A"/>
    <w:rsid w:val="00F02356"/>
    <w:rsid w:val="00F033B1"/>
    <w:rsid w:val="00F106F0"/>
    <w:rsid w:val="00F22FA1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BBF60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ACC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03215D"/>
    <w:pPr>
      <w:spacing w:after="0" w:line="240" w:lineRule="auto"/>
    </w:pPr>
    <w:rPr>
      <w:rFonts w:ascii="Arial" w:hAnsi="Arial"/>
      <w:color w:val="000000" w:themeColor="text1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3215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xboe/fio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arch.com/products/quarch-power-studio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oracle.com/technetwork/java/javase/downloads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2D40BE-9659-42EF-9377-BF4DC8D1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16</TotalTime>
  <Pages>11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Stuart Boon</cp:lastModifiedBy>
  <cp:revision>2</cp:revision>
  <cp:lastPrinted>2017-01-12T08:51:00Z</cp:lastPrinted>
  <dcterms:created xsi:type="dcterms:W3CDTF">2018-08-03T08:43:00Z</dcterms:created>
  <dcterms:modified xsi:type="dcterms:W3CDTF">2019-05-09T13:04:00Z</dcterms:modified>
</cp:coreProperties>
</file>