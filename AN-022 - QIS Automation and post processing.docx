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0F1B8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6F95F6D5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672B4529" w14:textId="43BAB658" w:rsidR="00C13FB6" w:rsidRPr="003777CF" w:rsidRDefault="00BC4AE3" w:rsidP="009F3CE7">
      <w:pPr>
        <w:pStyle w:val="ManualTitle"/>
      </w:pPr>
      <w:r>
        <w:t>AN-0</w:t>
      </w:r>
      <w:r w:rsidR="006F007A">
        <w:t>22</w:t>
      </w:r>
    </w:p>
    <w:p w14:paraId="0209126F" w14:textId="77777777" w:rsidR="00C13FB6" w:rsidRDefault="00BC4AE3" w:rsidP="009F3CE7">
      <w:pPr>
        <w:pStyle w:val="ManualTitle"/>
      </w:pPr>
      <w:r>
        <w:t>Application Note</w:t>
      </w:r>
    </w:p>
    <w:p w14:paraId="3114EC50" w14:textId="77777777" w:rsidR="00C13FB6" w:rsidRDefault="00C13FB6" w:rsidP="009F3CE7"/>
    <w:p w14:paraId="0ABA978E" w14:textId="77777777" w:rsidR="00BC4AE3" w:rsidRDefault="00BC4AE3" w:rsidP="00BC4AE3">
      <w:pPr>
        <w:pStyle w:val="ManualSub-title"/>
      </w:pPr>
      <w:r>
        <w:t xml:space="preserve">QPS automation with </w:t>
      </w:r>
      <w:r w:rsidR="0032001B">
        <w:t>FIO</w:t>
      </w:r>
    </w:p>
    <w:p w14:paraId="3354C893" w14:textId="77777777" w:rsidR="00C13FB6" w:rsidRDefault="00C13FB6" w:rsidP="009F3CE7"/>
    <w:p w14:paraId="569F8CC3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41E7FB1E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</w:p>
    <w:p w14:paraId="7B998569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Quarch Power Studio (QPS)</w:t>
      </w:r>
    </w:p>
    <w:p w14:paraId="4BA01357" w14:textId="77777777" w:rsidR="00C13FB6" w:rsidRDefault="00C13FB6" w:rsidP="009F3CE7"/>
    <w:p w14:paraId="5712D6BB" w14:textId="77777777" w:rsidR="00C13FB6" w:rsidRDefault="00C13FB6" w:rsidP="009F3CE7">
      <w:pPr>
        <w:pStyle w:val="Centredimage"/>
      </w:pPr>
      <w:r w:rsidRPr="00E44869">
        <w:drawing>
          <wp:inline distT="0" distB="0" distL="0" distR="0" wp14:anchorId="56311F47" wp14:editId="3589D683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B3E1" w14:textId="77777777" w:rsidR="00893135" w:rsidRDefault="00893135" w:rsidP="009F3CE7"/>
    <w:p w14:paraId="7D358072" w14:textId="77777777"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526171864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593"/>
        <w:gridCol w:w="5431"/>
      </w:tblGrid>
      <w:tr w:rsidR="00C13FB6" w14:paraId="4FAA86B5" w14:textId="77777777" w:rsidTr="00461F83">
        <w:tc>
          <w:tcPr>
            <w:tcW w:w="993" w:type="dxa"/>
          </w:tcPr>
          <w:p w14:paraId="088DA116" w14:textId="77777777"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14:paraId="3C696C49" w14:textId="77777777" w:rsidR="00C13FB6" w:rsidRDefault="00C13FB6" w:rsidP="009F3CE7"/>
        </w:tc>
        <w:tc>
          <w:tcPr>
            <w:tcW w:w="5438" w:type="dxa"/>
          </w:tcPr>
          <w:p w14:paraId="336BF533" w14:textId="77777777" w:rsidR="007572AF" w:rsidRDefault="00C13FB6" w:rsidP="009F3CE7">
            <w:r>
              <w:t>Initial Release</w:t>
            </w:r>
          </w:p>
        </w:tc>
      </w:tr>
      <w:tr w:rsidR="00C13FB6" w14:paraId="38178E9A" w14:textId="77777777" w:rsidTr="00461F83">
        <w:tc>
          <w:tcPr>
            <w:tcW w:w="993" w:type="dxa"/>
          </w:tcPr>
          <w:p w14:paraId="5BFEBE25" w14:textId="77777777" w:rsidR="00C13FB6" w:rsidRDefault="007C0361" w:rsidP="009F3CE7">
            <w:ins w:id="63" w:author="Comparison" w:date="2019-05-09T12:34:00Z">
              <w:r>
                <w:t>1.1</w:t>
              </w:r>
            </w:ins>
          </w:p>
        </w:tc>
        <w:tc>
          <w:tcPr>
            <w:tcW w:w="2595" w:type="dxa"/>
          </w:tcPr>
          <w:p w14:paraId="56D17CF6" w14:textId="77777777" w:rsidR="00C13FB6" w:rsidRDefault="007C0361" w:rsidP="009F3CE7">
            <w:ins w:id="64" w:author="Comparison" w:date="2019-05-09T12:34:00Z">
              <w:r>
                <w:t>Feb 2019</w:t>
              </w:r>
            </w:ins>
          </w:p>
        </w:tc>
        <w:tc>
          <w:tcPr>
            <w:tcW w:w="5438" w:type="dxa"/>
          </w:tcPr>
          <w:p w14:paraId="3DB3DC4F" w14:textId="77777777" w:rsidR="00C13FB6" w:rsidRDefault="007C0361" w:rsidP="009F3CE7">
            <w:ins w:id="65" w:author="Comparison" w:date="2019-05-09T12:34:00Z">
              <w:r>
                <w:t>Updated to Python 3.x</w:t>
              </w:r>
            </w:ins>
          </w:p>
        </w:tc>
      </w:tr>
      <w:tr w:rsidR="00C13FB6" w14:paraId="60FD0699" w14:textId="77777777" w:rsidTr="00461F83">
        <w:tc>
          <w:tcPr>
            <w:tcW w:w="993" w:type="dxa"/>
          </w:tcPr>
          <w:p w14:paraId="7AC683DB" w14:textId="77777777" w:rsidR="00C13FB6" w:rsidRDefault="0003215D" w:rsidP="009F3CE7">
            <w:r>
              <w:t>1.2</w:t>
            </w:r>
          </w:p>
        </w:tc>
        <w:tc>
          <w:tcPr>
            <w:tcW w:w="2595" w:type="dxa"/>
          </w:tcPr>
          <w:p w14:paraId="2CBD6790" w14:textId="77777777" w:rsidR="00C13FB6" w:rsidRDefault="0003215D" w:rsidP="009F3CE7">
            <w:r>
              <w:t>May 2019</w:t>
            </w:r>
          </w:p>
        </w:tc>
        <w:tc>
          <w:tcPr>
            <w:tcW w:w="5438" w:type="dxa"/>
          </w:tcPr>
          <w:p w14:paraId="793AD4A7" w14:textId="77777777" w:rsidR="00C13FB6" w:rsidRDefault="0003215D" w:rsidP="009F3CE7">
            <w:r>
              <w:t>Updated for quarchpy 2.x</w:t>
            </w:r>
          </w:p>
        </w:tc>
      </w:tr>
      <w:tr w:rsidR="00C13FB6" w14:paraId="5E729421" w14:textId="77777777" w:rsidTr="00461F83">
        <w:tc>
          <w:tcPr>
            <w:tcW w:w="993" w:type="dxa"/>
          </w:tcPr>
          <w:p w14:paraId="65F30634" w14:textId="47A6EA7F" w:rsidR="00C13FB6" w:rsidRDefault="006F007A" w:rsidP="009F3CE7">
            <w:r>
              <w:t>1.3</w:t>
            </w:r>
          </w:p>
        </w:tc>
        <w:tc>
          <w:tcPr>
            <w:tcW w:w="2595" w:type="dxa"/>
          </w:tcPr>
          <w:p w14:paraId="3741E4F0" w14:textId="01CA020B" w:rsidR="00C13FB6" w:rsidRDefault="006F007A" w:rsidP="009F3CE7">
            <w:r>
              <w:t>November 2022</w:t>
            </w:r>
          </w:p>
        </w:tc>
        <w:tc>
          <w:tcPr>
            <w:tcW w:w="5438" w:type="dxa"/>
          </w:tcPr>
          <w:p w14:paraId="75F8A22D" w14:textId="1C022614" w:rsidR="00C13FB6" w:rsidRDefault="006F007A" w:rsidP="009F3CE7">
            <w:r>
              <w:t>Updated descriptions and instructions</w:t>
            </w:r>
          </w:p>
        </w:tc>
      </w:tr>
      <w:tr w:rsidR="00C13FB6" w14:paraId="6057B1C8" w14:textId="77777777" w:rsidTr="00461F83">
        <w:tc>
          <w:tcPr>
            <w:tcW w:w="993" w:type="dxa"/>
          </w:tcPr>
          <w:p w14:paraId="6CA99286" w14:textId="77777777" w:rsidR="00C13FB6" w:rsidRDefault="00C13FB6" w:rsidP="009F3CE7"/>
        </w:tc>
        <w:tc>
          <w:tcPr>
            <w:tcW w:w="2595" w:type="dxa"/>
          </w:tcPr>
          <w:p w14:paraId="40670508" w14:textId="77777777" w:rsidR="00C13FB6" w:rsidRDefault="00C13FB6" w:rsidP="009F3CE7"/>
        </w:tc>
        <w:tc>
          <w:tcPr>
            <w:tcW w:w="5438" w:type="dxa"/>
          </w:tcPr>
          <w:p w14:paraId="4B38E28A" w14:textId="77777777" w:rsidR="00C13FB6" w:rsidRDefault="00C13FB6" w:rsidP="009F3CE7"/>
        </w:tc>
      </w:tr>
    </w:tbl>
    <w:p w14:paraId="1F4C23D8" w14:textId="77777777" w:rsidR="00C13FB6" w:rsidRDefault="00C13FB6" w:rsidP="009F3CE7"/>
    <w:p w14:paraId="4707D54F" w14:textId="77777777" w:rsidR="003777CF" w:rsidRDefault="003777CF" w:rsidP="009F3CE7">
      <w:r>
        <w:br w:type="page"/>
      </w:r>
    </w:p>
    <w:p w14:paraId="128F0840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143C3CD8" w14:textId="77777777" w:rsidR="00D40C14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6171864" w:history="1">
            <w:r w:rsidR="00D40C14" w:rsidRPr="007F6E64">
              <w:rPr>
                <w:rStyle w:val="Hyperlink"/>
                <w:noProof/>
              </w:rPr>
              <w:t>Change History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2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65F6E9C8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5" w:history="1">
            <w:r w:rsidR="00D40C14" w:rsidRPr="007F6E64">
              <w:rPr>
                <w:rStyle w:val="Hyperlink"/>
                <w:noProof/>
              </w:rPr>
              <w:t>Introduction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4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C738A27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6" w:history="1">
            <w:r w:rsidR="00D40C14" w:rsidRPr="007F6E64">
              <w:rPr>
                <w:rStyle w:val="Hyperlink"/>
                <w:noProof/>
              </w:rPr>
              <w:t>Modules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787D49C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7" w:history="1">
            <w:r w:rsidR="00D40C14" w:rsidRPr="007F6E64">
              <w:rPr>
                <w:rStyle w:val="Hyperlink"/>
                <w:noProof/>
              </w:rPr>
              <w:t>System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_Toc526171867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0F4215E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68" w:history="1">
            <w:r w:rsidR="00D40C14" w:rsidRPr="007F6E64">
              <w:rPr>
                <w:rStyle w:val="Hyperlink"/>
                <w:noProof/>
              </w:rPr>
              <w:t>Application Note Example Files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_Toc526171868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0B0CB92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9" w:history="1">
            <w:r w:rsidR="00D40C14" w:rsidRPr="007F6E64">
              <w:rPr>
                <w:rStyle w:val="Hyperlink"/>
                <w:noProof/>
              </w:rPr>
              <w:t>Installation and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_Toc526171869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97E7144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0" w:history="1">
            <w:r w:rsidR="00D40C14" w:rsidRPr="007F6E64">
              <w:rPr>
                <w:rStyle w:val="Hyperlink"/>
                <w:noProof/>
              </w:rPr>
              <w:t>Python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_Toc526171870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52CBF8C9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1" w:history="1">
            <w:r w:rsidR="00D40C14" w:rsidRPr="007F6E64">
              <w:rPr>
                <w:rStyle w:val="Hyperlink"/>
                <w:noProof/>
              </w:rPr>
              <w:t>QuarchPy library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_Toc526171871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6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6140641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2" w:history="1">
            <w:r w:rsidR="00D40C14" w:rsidRPr="007F6E64">
              <w:rPr>
                <w:rStyle w:val="Hyperlink"/>
                <w:noProof/>
              </w:rPr>
              <w:t>Java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_Toc526171872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940DBDA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3" w:history="1">
            <w:r w:rsidR="00D40C14" w:rsidRPr="007F6E64">
              <w:rPr>
                <w:rStyle w:val="Hyperlink"/>
                <w:noProof/>
              </w:rPr>
              <w:t>QPS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_Toc526171873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83F3E4B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4" w:history="1">
            <w:r w:rsidR="00D40C14" w:rsidRPr="007F6E64">
              <w:rPr>
                <w:rStyle w:val="Hyperlink"/>
                <w:noProof/>
              </w:rPr>
              <w:t>FIO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D45A614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5" w:history="1">
            <w:r w:rsidR="00D40C14" w:rsidRPr="007F6E64">
              <w:rPr>
                <w:rStyle w:val="Hyperlink"/>
                <w:noProof/>
              </w:rPr>
              <w:t>Power module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9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4011725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76" w:history="1">
            <w:r w:rsidR="00D40C14" w:rsidRPr="007F6E64">
              <w:rPr>
                <w:rStyle w:val="Hyperlink"/>
                <w:noProof/>
              </w:rPr>
              <w:t>Running the exa</w:t>
            </w:r>
            <w:r w:rsidR="00D40C14" w:rsidRPr="007F6E64">
              <w:rPr>
                <w:rStyle w:val="Hyperlink"/>
                <w:noProof/>
              </w:rPr>
              <w:t>m</w:t>
            </w:r>
            <w:r w:rsidR="00D40C14" w:rsidRPr="007F6E64">
              <w:rPr>
                <w:rStyle w:val="Hyperlink"/>
                <w:noProof/>
              </w:rPr>
              <w:t>ple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10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28E1C407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782A155C" w14:textId="77777777" w:rsidR="00BC4AE3" w:rsidRDefault="001F318D" w:rsidP="00BC4AE3">
      <w:pPr>
        <w:pStyle w:val="Heading1"/>
      </w:pPr>
      <w:r>
        <w:br w:type="page"/>
      </w:r>
      <w:bookmarkStart w:id="66" w:name="_Toc475542641"/>
      <w:bookmarkStart w:id="67" w:name="_Toc526171865"/>
      <w:r w:rsidR="00BC4AE3">
        <w:lastRenderedPageBreak/>
        <w:t>Introduction</w:t>
      </w:r>
      <w:bookmarkEnd w:id="66"/>
      <w:bookmarkEnd w:id="67"/>
    </w:p>
    <w:p w14:paraId="01825BF1" w14:textId="23DEDB1C" w:rsidR="00BC4AE3" w:rsidRDefault="006F007A" w:rsidP="006F007A">
      <w:pPr>
        <w:jc w:val="both"/>
      </w:pPr>
      <w:r>
        <w:t>Simple automation allows us to capture data from a power module into a CSV file, and post process it to gain more information.</w:t>
      </w:r>
    </w:p>
    <w:p w14:paraId="378878B2" w14:textId="7BC15CB7" w:rsidR="006F007A" w:rsidRDefault="006F007A" w:rsidP="006F007A">
      <w:pPr>
        <w:jc w:val="both"/>
      </w:pPr>
      <w:r>
        <w:t>In this example we will capture data at a fast rate then re-sample it to several different slower rates to see how min and max values change at higher averaging levels.</w:t>
      </w:r>
    </w:p>
    <w:p w14:paraId="440ED7B5" w14:textId="32ED74EA" w:rsidR="006F007A" w:rsidRDefault="006F007A" w:rsidP="006F007A">
      <w:pPr>
        <w:jc w:val="both"/>
      </w:pPr>
      <w:r>
        <w:t>This requires a Quarch PPM or PAM and the quarchpy python package</w:t>
      </w:r>
    </w:p>
    <w:p w14:paraId="010DE739" w14:textId="77777777" w:rsidR="00BC4AE3" w:rsidRDefault="00BC4AE3" w:rsidP="00BC4AE3">
      <w:pPr>
        <w:spacing w:before="0" w:after="160" w:line="259" w:lineRule="auto"/>
      </w:pPr>
      <w:r>
        <w:br w:type="page"/>
      </w:r>
    </w:p>
    <w:p w14:paraId="0D6C31CE" w14:textId="77777777" w:rsidR="00BC4AE3" w:rsidRDefault="00BC4AE3" w:rsidP="00BC4AE3">
      <w:pPr>
        <w:pStyle w:val="Heading1"/>
      </w:pPr>
      <w:bookmarkStart w:id="68" w:name="_Toc475542642"/>
      <w:bookmarkStart w:id="69" w:name="_Toc526171866"/>
      <w:r>
        <w:lastRenderedPageBreak/>
        <w:t>Modules Supported</w:t>
      </w:r>
      <w:bookmarkEnd w:id="68"/>
      <w:bookmarkEnd w:id="69"/>
    </w:p>
    <w:p w14:paraId="0ABF5E60" w14:textId="77777777" w:rsidR="00BC4AE3" w:rsidRDefault="00BC4AE3" w:rsidP="00BC4AE3">
      <w:r>
        <w:t>XLC power modules</w:t>
      </w:r>
    </w:p>
    <w:p w14:paraId="6A944C58" w14:textId="77777777" w:rsidR="00BC4AE3" w:rsidRDefault="00BC4AE3" w:rsidP="00BC4AE3">
      <w:pPr>
        <w:pStyle w:val="QBulletlist"/>
      </w:pPr>
      <w:r>
        <w:t>QTL1824 (QTL1824-02A modules do NOT support streaming, but can be upgraded by Quarch)</w:t>
      </w:r>
    </w:p>
    <w:p w14:paraId="5641CEC1" w14:textId="77777777" w:rsidR="00BC4AE3" w:rsidRDefault="00BC4AE3" w:rsidP="00BC4AE3">
      <w:pPr>
        <w:pStyle w:val="QBulletlist"/>
      </w:pPr>
      <w:r>
        <w:t>QTL1847</w:t>
      </w:r>
    </w:p>
    <w:p w14:paraId="35A5B128" w14:textId="77777777" w:rsidR="00BC4AE3" w:rsidRDefault="00BC4AE3" w:rsidP="00BC4AE3">
      <w:r>
        <w:t>HD power modules</w:t>
      </w:r>
    </w:p>
    <w:p w14:paraId="308A2CB7" w14:textId="77777777" w:rsidR="00BC4AE3" w:rsidRDefault="00BC4AE3" w:rsidP="00BC4AE3">
      <w:pPr>
        <w:pStyle w:val="QBulletlist"/>
      </w:pPr>
      <w:r>
        <w:t>QTL1995</w:t>
      </w:r>
    </w:p>
    <w:p w14:paraId="3FE23283" w14:textId="2C897210" w:rsidR="00BC4AE3" w:rsidRDefault="00BC4AE3" w:rsidP="00BC4AE3">
      <w:pPr>
        <w:pStyle w:val="QBulletlist"/>
      </w:pPr>
      <w:r>
        <w:t>QTL1999</w:t>
      </w:r>
    </w:p>
    <w:p w14:paraId="2FE99CD7" w14:textId="74D220E5" w:rsidR="006F007A" w:rsidRDefault="006F007A" w:rsidP="006F007A">
      <w:pPr>
        <w:pStyle w:val="QBulletlist"/>
        <w:numPr>
          <w:ilvl w:val="0"/>
          <w:numId w:val="0"/>
        </w:numPr>
      </w:pPr>
      <w:r>
        <w:t>PAM modules</w:t>
      </w:r>
    </w:p>
    <w:p w14:paraId="3C44F584" w14:textId="34110D8B" w:rsidR="006F007A" w:rsidRDefault="006F007A" w:rsidP="006F007A">
      <w:pPr>
        <w:pStyle w:val="QBulletlist"/>
      </w:pPr>
      <w:r>
        <w:t>QTL2312</w:t>
      </w:r>
    </w:p>
    <w:p w14:paraId="63B890BF" w14:textId="77777777" w:rsidR="00BC4AE3" w:rsidRDefault="00BC4AE3" w:rsidP="00BC4AE3">
      <w:pPr>
        <w:spacing w:before="0" w:after="160" w:line="259" w:lineRule="auto"/>
      </w:pPr>
    </w:p>
    <w:p w14:paraId="3A95E254" w14:textId="77777777" w:rsidR="007E762E" w:rsidRDefault="00D603E5" w:rsidP="007E762E">
      <w:pPr>
        <w:pStyle w:val="Heading1"/>
      </w:pPr>
      <w:bookmarkStart w:id="70" w:name="_Toc526171867"/>
      <w:r>
        <w:t>System</w:t>
      </w:r>
      <w:r w:rsidR="007E762E">
        <w:t xml:space="preserve"> Supported</w:t>
      </w:r>
      <w:bookmarkEnd w:id="70"/>
    </w:p>
    <w:p w14:paraId="23187C6C" w14:textId="77777777" w:rsidR="007E762E" w:rsidRDefault="0032001B" w:rsidP="007E762E">
      <w:r>
        <w:t>This example is written and tested on W</w:t>
      </w:r>
      <w:r w:rsidR="007E762E">
        <w:t xml:space="preserve">indows, though could </w:t>
      </w:r>
      <w:r>
        <w:t>be used on MacOS and</w:t>
      </w:r>
      <w:r w:rsidR="007E762E">
        <w:t xml:space="preserve"> Linux </w:t>
      </w:r>
      <w:r>
        <w:t>as long as FIO is installed</w:t>
      </w:r>
      <w:r w:rsidR="007E762E">
        <w:t>.</w:t>
      </w:r>
    </w:p>
    <w:p w14:paraId="7D69EEC8" w14:textId="77777777" w:rsidR="00D603E5" w:rsidRPr="007E762E" w:rsidRDefault="00D603E5" w:rsidP="007E762E">
      <w:r>
        <w:t xml:space="preserve">It currently requires Python </w:t>
      </w:r>
      <w:r w:rsidR="0003215D">
        <w:t>3</w:t>
      </w:r>
      <w:r>
        <w:t>.x</w:t>
      </w:r>
    </w:p>
    <w:p w14:paraId="63FA6DA8" w14:textId="77777777" w:rsidR="007E762E" w:rsidRDefault="007E762E" w:rsidP="00BC4AE3">
      <w:pPr>
        <w:spacing w:before="0" w:after="160" w:line="259" w:lineRule="auto"/>
      </w:pPr>
    </w:p>
    <w:p w14:paraId="194DC1BE" w14:textId="77777777" w:rsidR="00BC4AE3" w:rsidRDefault="00BC4AE3" w:rsidP="00BC4AE3">
      <w:pPr>
        <w:pStyle w:val="Heading2"/>
      </w:pPr>
      <w:bookmarkStart w:id="71" w:name="_Toc512349227"/>
      <w:bookmarkStart w:id="72" w:name="_Toc526171868"/>
      <w:r>
        <w:t>Application Note Example Files</w:t>
      </w:r>
      <w:bookmarkEnd w:id="71"/>
      <w:bookmarkEnd w:id="72"/>
    </w:p>
    <w:p w14:paraId="570E453A" w14:textId="3D27D181"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 w:rsidR="00047F36">
        <w:rPr>
          <w:b/>
          <w:bCs/>
          <w:color w:val="000000"/>
          <w:szCs w:val="28"/>
        </w:rPr>
        <w:t>AN-0</w:t>
      </w:r>
      <w:r w:rsidR="006F007A">
        <w:rPr>
          <w:b/>
          <w:bCs/>
          <w:color w:val="000000"/>
          <w:szCs w:val="28"/>
        </w:rPr>
        <w:t>22</w:t>
      </w:r>
      <w:r>
        <w:rPr>
          <w:b/>
          <w:bCs/>
          <w:color w:val="000000"/>
          <w:szCs w:val="28"/>
        </w:rPr>
        <w:t>.zip</w:t>
      </w:r>
      <w:r>
        <w:rPr>
          <w:color w:val="000000"/>
          <w:szCs w:val="28"/>
        </w:rPr>
        <w:t xml:space="preserve"> should be extracted to your preferred location.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2284"/>
        <w:gridCol w:w="6925"/>
      </w:tblGrid>
      <w:tr w:rsidR="006A7E5B" w14:paraId="0B62CF8C" w14:textId="77777777" w:rsidTr="006F007A">
        <w:tc>
          <w:tcPr>
            <w:tcW w:w="2284" w:type="dxa"/>
          </w:tcPr>
          <w:p w14:paraId="5982AC8B" w14:textId="49B493CF" w:rsidR="006A7E5B" w:rsidRDefault="006F007A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PowerExample</w:t>
            </w:r>
            <w:r w:rsidR="0032001B">
              <w:rPr>
                <w:color w:val="000000"/>
                <w:szCs w:val="28"/>
              </w:rPr>
              <w:t>.py</w:t>
            </w:r>
          </w:p>
        </w:tc>
        <w:tc>
          <w:tcPr>
            <w:tcW w:w="6925" w:type="dxa"/>
          </w:tcPr>
          <w:p w14:paraId="05222E9C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Main python file to execute</w:t>
            </w:r>
          </w:p>
        </w:tc>
      </w:tr>
    </w:tbl>
    <w:p w14:paraId="02C97076" w14:textId="77777777" w:rsidR="006F007A" w:rsidRDefault="006F007A" w:rsidP="00BC4AE3">
      <w:pPr>
        <w:pStyle w:val="Heading1"/>
      </w:pPr>
      <w:bookmarkStart w:id="73" w:name="_Toc475542643"/>
      <w:bookmarkStart w:id="74" w:name="_Toc526171869"/>
    </w:p>
    <w:p w14:paraId="706301D0" w14:textId="77777777" w:rsidR="006F007A" w:rsidRDefault="006F007A">
      <w:pPr>
        <w:spacing w:before="0" w:after="160" w:line="259" w:lineRule="auto"/>
        <w:rPr>
          <w:rFonts w:eastAsiaTheme="majorEastAsia" w:cstheme="majorBidi"/>
          <w:b/>
          <w:color w:val="1F4E79" w:themeColor="accent1" w:themeShade="80"/>
          <w:sz w:val="36"/>
          <w:szCs w:val="32"/>
        </w:rPr>
      </w:pPr>
      <w:r>
        <w:br w:type="page"/>
      </w:r>
    </w:p>
    <w:p w14:paraId="704D3449" w14:textId="04EC180B" w:rsidR="00BC4AE3" w:rsidRDefault="00BC4AE3" w:rsidP="00BC4AE3">
      <w:pPr>
        <w:pStyle w:val="Heading1"/>
      </w:pPr>
      <w:r>
        <w:lastRenderedPageBreak/>
        <w:t>Installation and setup</w:t>
      </w:r>
      <w:bookmarkEnd w:id="73"/>
      <w:bookmarkEnd w:id="74"/>
    </w:p>
    <w:p w14:paraId="5CDBD372" w14:textId="77777777" w:rsidR="00BC4AE3" w:rsidRDefault="00BC4AE3" w:rsidP="00BC4AE3">
      <w:pPr>
        <w:pStyle w:val="Heading2"/>
      </w:pPr>
      <w:bookmarkStart w:id="75" w:name="_Toc512349230"/>
      <w:bookmarkStart w:id="76" w:name="_Toc526171870"/>
      <w:r>
        <w:t>Python install</w:t>
      </w:r>
      <w:bookmarkEnd w:id="75"/>
      <w:bookmarkEnd w:id="76"/>
    </w:p>
    <w:p w14:paraId="784BB139" w14:textId="77777777" w:rsidR="00BC4AE3" w:rsidRDefault="00BC4AE3" w:rsidP="00BC4AE3">
      <w:r>
        <w:t xml:space="preserve">If you do not already have Python </w:t>
      </w:r>
      <w:r w:rsidR="0003215D">
        <w:t xml:space="preserve">3.x </w:t>
      </w:r>
      <w:r>
        <w:t>installed, download and install it from:</w:t>
      </w:r>
    </w:p>
    <w:p w14:paraId="0ADADEBB" w14:textId="77777777" w:rsidR="00BC4AE3" w:rsidRDefault="00000000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14:paraId="099F6BB4" w14:textId="77777777"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bookmarkStart w:id="77" w:name="_Toc512349231"/>
    <w:bookmarkStart w:id="78" w:name="_Toc526171871"/>
    <w:p w14:paraId="43F37B9B" w14:textId="77777777" w:rsidR="0003215D" w:rsidRDefault="0003215D" w:rsidP="00BC4AE3">
      <w:pPr>
        <w:pStyle w:val="Heading2"/>
        <w:rPr>
          <w:rFonts w:eastAsiaTheme="minorHAnsi" w:cstheme="minorBidi"/>
          <w:b w:val="0"/>
          <w:color w:val="000000" w:themeColor="text1"/>
          <w:sz w:val="24"/>
          <w:szCs w:val="22"/>
        </w:rPr>
      </w:pP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begin"/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instrText xml:space="preserve"> HYPERLINK "https://docs.python.org/3/using/windows.html" \l "excursus-setting-environment-variables" </w:instrTex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separate"/>
      </w:r>
      <w:r w:rsidRPr="0003215D">
        <w:rPr>
          <w:rStyle w:val="Hyperlink"/>
          <w:rFonts w:eastAsiaTheme="minorHAnsi" w:cstheme="minorBidi"/>
          <w:b w:val="0"/>
          <w:szCs w:val="22"/>
        </w:rPr>
        <w:t>https://docs.python.org/3/using/windows.html#excursus-setting-environment-variables</w: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end"/>
      </w:r>
    </w:p>
    <w:p w14:paraId="6ED9D162" w14:textId="77777777" w:rsidR="00BC4AE3" w:rsidRDefault="00BC4AE3" w:rsidP="00BC4AE3">
      <w:pPr>
        <w:pStyle w:val="Heading2"/>
      </w:pPr>
      <w:proofErr w:type="spellStart"/>
      <w:r>
        <w:t>QuarchPy</w:t>
      </w:r>
      <w:proofErr w:type="spellEnd"/>
      <w:r>
        <w:t xml:space="preserve"> library install</w:t>
      </w:r>
      <w:bookmarkEnd w:id="77"/>
      <w:bookmarkEnd w:id="78"/>
    </w:p>
    <w:p w14:paraId="354281E8" w14:textId="77777777" w:rsidR="00BC4AE3" w:rsidRDefault="00BC4AE3" w:rsidP="00BC4AE3">
      <w:r>
        <w:t>The Quarch Python package can be installed from the Python web repository (assuming you have internet access) or via the download from our website.</w:t>
      </w:r>
    </w:p>
    <w:p w14:paraId="537E6AEF" w14:textId="77777777" w:rsidR="00131D5A" w:rsidRDefault="00131D5A" w:rsidP="00BC4AE3">
      <w:r>
        <w:t>Quarchpy will also install a version of Quarch Power Studio</w:t>
      </w:r>
    </w:p>
    <w:p w14:paraId="33D941DE" w14:textId="77777777" w:rsidR="00BC4AE3" w:rsidRDefault="00BC4AE3" w:rsidP="00BC4AE3">
      <w:pPr>
        <w:pStyle w:val="Heading3"/>
      </w:pPr>
      <w:r>
        <w:t>Web Install</w:t>
      </w:r>
    </w:p>
    <w:p w14:paraId="30C0C2D5" w14:textId="77777777" w:rsidR="00BC4AE3" w:rsidRDefault="00BC4AE3" w:rsidP="00BC4AE3">
      <w:r>
        <w:t>From the command line:</w:t>
      </w:r>
    </w:p>
    <w:p w14:paraId="6DFF2F68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quarchpy</w:t>
      </w:r>
    </w:p>
    <w:p w14:paraId="71CA944D" w14:textId="77777777" w:rsidR="00BC4AE3" w:rsidRDefault="00BC4AE3" w:rsidP="00BC4AE3">
      <w:r>
        <w:t>If this fails, your path to “pip” may not be set, you can instead run:</w:t>
      </w:r>
    </w:p>
    <w:p w14:paraId="03A840FE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&gt;python –m pip install quarchpy</w:t>
      </w:r>
    </w:p>
    <w:p w14:paraId="68D1FCDB" w14:textId="77777777" w:rsidR="00BC4AE3" w:rsidRDefault="00BC4AE3" w:rsidP="00BC4AE3">
      <w:pPr>
        <w:pStyle w:val="Heading3"/>
      </w:pPr>
      <w:r>
        <w:t>Local Install</w:t>
      </w:r>
    </w:p>
    <w:p w14:paraId="5ADE3A52" w14:textId="77777777"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14:paraId="1A7030AF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gramStart"/>
      <w:r w:rsidRPr="00AD399E">
        <w:rPr>
          <w:b/>
        </w:rPr>
        <w:t>quarchpy .</w:t>
      </w:r>
      <w:proofErr w:type="gramEnd"/>
    </w:p>
    <w:p w14:paraId="5D087BB2" w14:textId="77777777" w:rsidR="00BC4AE3" w:rsidRDefault="00BC4AE3" w:rsidP="00BC4AE3">
      <w:r>
        <w:t>If this fails, your path to ‘pip’ may not be set, you can instead run:</w:t>
      </w:r>
    </w:p>
    <w:p w14:paraId="297E388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gramStart"/>
      <w:r w:rsidRPr="00AD399E">
        <w:rPr>
          <w:b/>
        </w:rPr>
        <w:t>quarchpy .</w:t>
      </w:r>
      <w:proofErr w:type="gramEnd"/>
    </w:p>
    <w:p w14:paraId="6A4A625C" w14:textId="77777777" w:rsidR="006A355C" w:rsidRDefault="006A355C">
      <w:pPr>
        <w:spacing w:before="0" w:after="160" w:line="259" w:lineRule="auto"/>
        <w:rPr>
          <w:rFonts w:eastAsiaTheme="majorEastAsia" w:cstheme="majorBidi"/>
          <w:color w:val="2E74B5" w:themeColor="accent1" w:themeShade="BF"/>
          <w:szCs w:val="24"/>
        </w:rPr>
      </w:pPr>
      <w:r>
        <w:br w:type="page"/>
      </w:r>
    </w:p>
    <w:p w14:paraId="42AC57C9" w14:textId="77777777" w:rsidR="00BC4AE3" w:rsidRDefault="00BC4AE3" w:rsidP="00BC4AE3">
      <w:pPr>
        <w:pStyle w:val="Heading3"/>
      </w:pPr>
      <w:r>
        <w:lastRenderedPageBreak/>
        <w:t>Upgrade</w:t>
      </w:r>
    </w:p>
    <w:p w14:paraId="68B0973A" w14:textId="77777777"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If you want to upgrade to a new version, you need to add the ‘--upgrade’ command:</w:t>
      </w:r>
    </w:p>
    <w:p w14:paraId="59A68AC6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--upgrade quarchpy</w:t>
      </w:r>
    </w:p>
    <w:p w14:paraId="6526ADB0" w14:textId="77777777" w:rsidR="00BC4AE3" w:rsidRDefault="00BC4AE3" w:rsidP="00BC4AE3">
      <w:r>
        <w:t>The --upgrade command can similarly be used in any of the other examples, to load from a local install folder.</w:t>
      </w:r>
    </w:p>
    <w:p w14:paraId="17E21806" w14:textId="77777777" w:rsidR="00BC4AE3" w:rsidRDefault="00BC4AE3" w:rsidP="00BC4AE3">
      <w:pPr>
        <w:ind w:left="1440"/>
      </w:pPr>
    </w:p>
    <w:p w14:paraId="57C064E9" w14:textId="77777777"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9" w:name="_Toc512349233"/>
      <w:r>
        <w:br w:type="page"/>
      </w:r>
    </w:p>
    <w:p w14:paraId="0AEC2A78" w14:textId="77777777" w:rsidR="00BC4AE3" w:rsidRDefault="00BC4AE3" w:rsidP="00BC4AE3">
      <w:pPr>
        <w:pStyle w:val="Heading2"/>
      </w:pPr>
      <w:bookmarkStart w:id="80" w:name="_Toc526171872"/>
      <w:r>
        <w:lastRenderedPageBreak/>
        <w:t>Java install</w:t>
      </w:r>
      <w:bookmarkEnd w:id="80"/>
    </w:p>
    <w:p w14:paraId="7FDD7B92" w14:textId="60A05092" w:rsidR="006F007A" w:rsidRDefault="00BC4AE3" w:rsidP="006F007A">
      <w:pPr>
        <w:pStyle w:val="QNumberedlist"/>
        <w:numPr>
          <w:ilvl w:val="0"/>
          <w:numId w:val="0"/>
        </w:numPr>
        <w:ind w:left="567" w:hanging="567"/>
      </w:pPr>
      <w:r>
        <w:t>Check that the Java is installed</w:t>
      </w:r>
      <w:r w:rsidR="006F007A">
        <w:t>.  This can be Oracle Java8, OpenJDK-8 or Coretto-8</w:t>
      </w:r>
    </w:p>
    <w:p w14:paraId="15A9C6B0" w14:textId="1EF7FC1A" w:rsidR="00BC4AE3" w:rsidRDefault="006F007A" w:rsidP="00BC4AE3">
      <w:pPr>
        <w:spacing w:before="0" w:after="160" w:line="259" w:lineRule="auto"/>
      </w:pPr>
      <w:r>
        <w:t>See our Java guide here</w:t>
      </w:r>
      <w:r>
        <w:br/>
      </w:r>
      <w:hyperlink r:id="rId10" w:history="1">
        <w:r w:rsidRPr="006A4151">
          <w:rPr>
            <w:rStyle w:val="Hyperlink"/>
          </w:rPr>
          <w:t>https://quarch.com/support/faqs/java/</w:t>
        </w:r>
      </w:hyperlink>
    </w:p>
    <w:p w14:paraId="607A7B2B" w14:textId="77777777" w:rsidR="001D5AAC" w:rsidRPr="001D5AAC" w:rsidRDefault="001D5AAC" w:rsidP="001D5AAC"/>
    <w:p w14:paraId="55D40D6A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431391D2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60CDF7DC" w14:textId="77777777" w:rsidR="001D5AAC" w:rsidRDefault="001D5AAC" w:rsidP="00BC4AE3">
      <w:pPr>
        <w:spacing w:before="0" w:after="160" w:line="259" w:lineRule="auto"/>
      </w:pPr>
    </w:p>
    <w:p w14:paraId="58AA9334" w14:textId="77777777" w:rsidR="00BC4AE3" w:rsidRDefault="00BC4AE3" w:rsidP="00BC4AE3">
      <w:pPr>
        <w:spacing w:before="0" w:after="160" w:line="259" w:lineRule="auto"/>
      </w:pPr>
    </w:p>
    <w:p w14:paraId="22DE1B64" w14:textId="77777777"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3DCD9B94" w14:textId="77777777" w:rsidR="007E762E" w:rsidRDefault="007E762E" w:rsidP="007E762E">
      <w:pPr>
        <w:pStyle w:val="Heading2"/>
      </w:pPr>
      <w:bookmarkStart w:id="81" w:name="_Toc526171875"/>
      <w:r>
        <w:lastRenderedPageBreak/>
        <w:t>Power module setup</w:t>
      </w:r>
      <w:bookmarkEnd w:id="81"/>
    </w:p>
    <w:p w14:paraId="13D644DA" w14:textId="77777777"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14:paraId="1E1C08A2" w14:textId="77777777" w:rsidR="007E762E" w:rsidRDefault="007E762E" w:rsidP="007E762E"/>
    <w:p w14:paraId="3483F37D" w14:textId="77777777" w:rsidR="007E762E" w:rsidRDefault="007E762E" w:rsidP="007E762E"/>
    <w:p w14:paraId="4520C492" w14:textId="77777777"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F732C4" wp14:editId="3D632E25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E09F9" wp14:editId="670168B3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FBCA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E09F9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168FBCA" w14:textId="77777777" w:rsidR="007E762E" w:rsidRDefault="007E762E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1A93AA" wp14:editId="629FA52A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03D6E" w14:textId="77777777" w:rsidR="007E762E" w:rsidRPr="0043489A" w:rsidRDefault="007E762E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1A93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" stroked="f">
                <v:textbox style="mso-fit-shape-to-text:t">
                  <w:txbxContent>
                    <w:p w14:paraId="36B03D6E" w14:textId="77777777" w:rsidR="007E762E" w:rsidRPr="0043489A" w:rsidRDefault="007E762E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0363E" wp14:editId="347DB746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CCE99" wp14:editId="78BE9912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527BD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ECCE99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" fillcolor="#5b9bd5 [3204]" strokecolor="#1f4d78 [1604]" strokeweight="1pt">
                <v:textbox>
                  <w:txbxContent>
                    <w:p w14:paraId="609527BD" w14:textId="77777777" w:rsidR="007E762E" w:rsidRDefault="007E762E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35168" wp14:editId="7156E502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C3AC9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35168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18C3AC9" w14:textId="77777777" w:rsidR="007E762E" w:rsidRDefault="007E762E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1521FDCB" w14:textId="77777777" w:rsidR="00BC4AE3" w:rsidRDefault="007E762E" w:rsidP="00BC4AE3">
      <w:pPr>
        <w:pStyle w:val="Heading1"/>
      </w:pPr>
      <w:bookmarkStart w:id="82" w:name="_Toc475542646"/>
      <w:bookmarkStart w:id="83" w:name="_Toc526171876"/>
      <w:bookmarkEnd w:id="79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2"/>
      <w:bookmarkEnd w:id="83"/>
    </w:p>
    <w:p w14:paraId="2374C4C6" w14:textId="0870A1A8" w:rsidR="006F007A" w:rsidRDefault="006F007A" w:rsidP="006F007A">
      <w:pPr>
        <w:pStyle w:val="QBulletlist"/>
        <w:numPr>
          <w:ilvl w:val="0"/>
          <w:numId w:val="0"/>
        </w:numPr>
        <w:ind w:left="851" w:hanging="567"/>
      </w:pPr>
      <w:r>
        <w:t>Run PowerExamples.py</w:t>
      </w:r>
    </w:p>
    <w:p w14:paraId="155F79B3" w14:textId="30A10035" w:rsidR="007C65F1" w:rsidRDefault="007C65F1" w:rsidP="007C65F1">
      <w:pPr>
        <w:pStyle w:val="QBulletlist"/>
      </w:pPr>
      <w:r>
        <w:t>You will be prompted to select the Quarch power module you want to connect to.</w:t>
      </w:r>
    </w:p>
    <w:p w14:paraId="2B91C33A" w14:textId="16DD86E6" w:rsidR="006F007A" w:rsidRDefault="006F007A" w:rsidP="007C65F1">
      <w:pPr>
        <w:pStyle w:val="QBulletlist"/>
      </w:pPr>
      <w:r>
        <w:t>The script should now run to completion which will take a few seconds</w:t>
      </w:r>
    </w:p>
    <w:p w14:paraId="04CCF82C" w14:textId="568E2A41" w:rsidR="006F007A" w:rsidRDefault="006F007A" w:rsidP="006F007A">
      <w:pPr>
        <w:pStyle w:val="QBulletlist"/>
        <w:numPr>
          <w:ilvl w:val="1"/>
          <w:numId w:val="3"/>
        </w:numPr>
      </w:pPr>
      <w:r>
        <w:t xml:space="preserve">The capture time can be edited by changing the </w:t>
      </w:r>
      <w:proofErr w:type="gramStart"/>
      <w:r>
        <w:t>range(</w:t>
      </w:r>
      <w:proofErr w:type="gramEnd"/>
      <w:r>
        <w:t xml:space="preserve">5) command after the </w:t>
      </w:r>
      <w:proofErr w:type="spellStart"/>
      <w:r>
        <w:t>startStream</w:t>
      </w:r>
      <w:proofErr w:type="spellEnd"/>
      <w:r>
        <w:t>() call</w:t>
      </w:r>
    </w:p>
    <w:p w14:paraId="26F7EDC2" w14:textId="3615DFD5" w:rsidR="006F007A" w:rsidRDefault="006F007A" w:rsidP="006F007A">
      <w:pPr>
        <w:pStyle w:val="QBulletlist"/>
      </w:pPr>
      <w:r>
        <w:t>The output will be 4 files</w:t>
      </w:r>
    </w:p>
    <w:p w14:paraId="0038BEA2" w14:textId="708A0454" w:rsidR="006F007A" w:rsidRDefault="006F007A" w:rsidP="006F007A">
      <w:pPr>
        <w:pStyle w:val="QBulletlist"/>
        <w:numPr>
          <w:ilvl w:val="1"/>
          <w:numId w:val="3"/>
        </w:numPr>
      </w:pPr>
      <w:r>
        <w:t>The raw captured data</w:t>
      </w:r>
    </w:p>
    <w:p w14:paraId="79D500C0" w14:textId="1BD79F7E" w:rsidR="006F007A" w:rsidRDefault="006F007A" w:rsidP="006F007A">
      <w:pPr>
        <w:pStyle w:val="QBulletlist"/>
        <w:numPr>
          <w:ilvl w:val="1"/>
          <w:numId w:val="3"/>
        </w:numPr>
      </w:pPr>
      <w:r>
        <w:t>Post processed data to 100uS averaging</w:t>
      </w:r>
    </w:p>
    <w:p w14:paraId="5492D2F4" w14:textId="6C16E226" w:rsidR="006F007A" w:rsidRDefault="006F007A" w:rsidP="006F007A">
      <w:pPr>
        <w:pStyle w:val="QBulletlist"/>
        <w:numPr>
          <w:ilvl w:val="1"/>
          <w:numId w:val="3"/>
        </w:numPr>
      </w:pPr>
      <w:r>
        <w:t xml:space="preserve">Post processed data to </w:t>
      </w:r>
      <w:r>
        <w:t>5</w:t>
      </w:r>
      <w:r>
        <w:t>00uS averaging</w:t>
      </w:r>
    </w:p>
    <w:p w14:paraId="44EEB72D" w14:textId="7D4019F3" w:rsidR="006F007A" w:rsidRDefault="006F007A" w:rsidP="006F007A">
      <w:pPr>
        <w:pStyle w:val="QBulletlist"/>
        <w:numPr>
          <w:ilvl w:val="1"/>
          <w:numId w:val="3"/>
        </w:numPr>
      </w:pPr>
      <w:r>
        <w:t>Post processed data to 1</w:t>
      </w:r>
      <w:r>
        <w:t>m</w:t>
      </w:r>
      <w:r>
        <w:t>S averaging</w:t>
      </w:r>
    </w:p>
    <w:p w14:paraId="3A0E6058" w14:textId="1B984A1B" w:rsidR="006F007A" w:rsidRDefault="006F007A" w:rsidP="006F007A">
      <w:pPr>
        <w:pStyle w:val="QBulletlist"/>
      </w:pPr>
      <w:r>
        <w:t>Each file will contain the resampled data and a simple MIN/MAX/AVE statistic set at the bottom</w:t>
      </w:r>
    </w:p>
    <w:p w14:paraId="55CA8A86" w14:textId="4B2DA1B2" w:rsidR="008F00CE" w:rsidRDefault="008F00CE" w:rsidP="00965527">
      <w:pPr>
        <w:pStyle w:val="Centredimage"/>
      </w:pPr>
    </w:p>
    <w:sectPr w:rsidR="008F00CE" w:rsidSect="00BB5237">
      <w:headerReference w:type="default" r:id="rId11"/>
      <w:footerReference w:type="default" r:id="rId12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0904F" w14:textId="77777777" w:rsidR="006A6759" w:rsidRDefault="006A6759" w:rsidP="009F3CE7">
      <w:r>
        <w:separator/>
      </w:r>
    </w:p>
  </w:endnote>
  <w:endnote w:type="continuationSeparator" w:id="0">
    <w:p w14:paraId="3D7AA0EA" w14:textId="77777777" w:rsidR="006A6759" w:rsidRDefault="006A6759" w:rsidP="009F3CE7">
      <w:r>
        <w:continuationSeparator/>
      </w:r>
    </w:p>
  </w:endnote>
  <w:endnote w:type="continuationNotice" w:id="1">
    <w:p w14:paraId="42C7DA63" w14:textId="77777777" w:rsidR="006A6759" w:rsidRDefault="006A675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altName w:val="Wingdings 2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panose1 w:val="020B06040202020202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0885A" w14:textId="0CE255B9" w:rsidR="004049EF" w:rsidRDefault="00D40C14" w:rsidP="009F3CE7">
    <w:pPr>
      <w:pStyle w:val="Footer"/>
    </w:pPr>
    <w:r>
      <w:t>Revision 1.</w:t>
    </w:r>
    <w:r w:rsidR="006F007A">
      <w:t>3</w:t>
    </w:r>
    <w:del w:id="84" w:author="Comparison" w:date="2019-05-09T12:34:00Z">
      <w:r>
        <w:delText>0</w:delText>
      </w:r>
    </w:del>
    <w:r w:rsidR="004049EF" w:rsidRPr="001A615E">
      <w:tab/>
    </w:r>
    <w:r w:rsidR="004049EF">
      <w:t>©</w:t>
    </w:r>
    <w:r w:rsidR="004049EF" w:rsidRPr="001A615E">
      <w:t xml:space="preserve"> Quarch Technology</w:t>
    </w:r>
    <w:r w:rsidR="004049EF">
      <w:t xml:space="preserve"> 201</w:t>
    </w:r>
    <w:r w:rsidR="00BC4AE3">
      <w:t>8</w:t>
    </w:r>
    <w:r w:rsidR="00721C6A">
      <w:t>-20</w:t>
    </w:r>
    <w:r w:rsidR="006F007A">
      <w:t>22</w:t>
    </w:r>
    <w:r w:rsidR="004049EF" w:rsidRPr="001A615E">
      <w:tab/>
      <w:t xml:space="preserve">Page </w:t>
    </w:r>
    <w:r w:rsidR="00FB5D04">
      <w:fldChar w:fldCharType="begin"/>
    </w:r>
    <w:r w:rsidR="00FB5D04">
      <w:instrText xml:space="preserve"> PAGE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  <w:r w:rsidR="004049EF" w:rsidRPr="001A615E">
      <w:t xml:space="preserve"> of </w:t>
    </w:r>
    <w:r w:rsidR="00FB5D04">
      <w:fldChar w:fldCharType="begin"/>
    </w:r>
    <w:r w:rsidR="00FB5D04">
      <w:instrText xml:space="preserve"> NUMPAGES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B5EC" w14:textId="77777777" w:rsidR="006A6759" w:rsidRDefault="006A6759" w:rsidP="009F3CE7">
      <w:r>
        <w:separator/>
      </w:r>
    </w:p>
  </w:footnote>
  <w:footnote w:type="continuationSeparator" w:id="0">
    <w:p w14:paraId="314AF51A" w14:textId="77777777" w:rsidR="006A6759" w:rsidRDefault="006A6759" w:rsidP="009F3CE7">
      <w:r>
        <w:continuationSeparator/>
      </w:r>
    </w:p>
  </w:footnote>
  <w:footnote w:type="continuationNotice" w:id="1">
    <w:p w14:paraId="3F5723D1" w14:textId="77777777" w:rsidR="006A6759" w:rsidRDefault="006A675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7B4B" w14:textId="0C9789AD" w:rsidR="00D40C14" w:rsidRPr="003777CF" w:rsidRDefault="004049EF" w:rsidP="00D40C14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5CE35A8D" wp14:editId="1915B90E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BC4AE3">
      <w:t>AN-0</w:t>
    </w:r>
    <w:r w:rsidR="006F007A">
      <w:t>22</w:t>
    </w:r>
    <w:r w:rsidRPr="003777CF">
      <w:t xml:space="preserve"> – </w:t>
    </w:r>
    <w:r w:rsidR="006F007A">
      <w:t>QIS automation and post processing</w:t>
    </w:r>
  </w:p>
  <w:p w14:paraId="1061B3BB" w14:textId="77777777" w:rsidR="004049EF" w:rsidRDefault="004049EF" w:rsidP="009F3CE7">
    <w:pPr>
      <w:pStyle w:val="Header"/>
    </w:pPr>
  </w:p>
  <w:p w14:paraId="0F38CB5A" w14:textId="77777777"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3D6B"/>
    <w:multiLevelType w:val="hybridMultilevel"/>
    <w:tmpl w:val="2312CA6C"/>
    <w:lvl w:ilvl="0" w:tplc="21CA965E">
      <w:start w:val="2"/>
      <w:numFmt w:val="bullet"/>
      <w:lvlText w:val=""/>
      <w:lvlJc w:val="left"/>
      <w:pPr>
        <w:ind w:left="5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7FD84BC8"/>
    <w:multiLevelType w:val="hybridMultilevel"/>
    <w:tmpl w:val="B93CA1A4"/>
    <w:lvl w:ilvl="0" w:tplc="F92CD1DE">
      <w:start w:val="2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32314249">
    <w:abstractNumId w:val="3"/>
  </w:num>
  <w:num w:numId="2" w16cid:durableId="284391957">
    <w:abstractNumId w:val="2"/>
  </w:num>
  <w:num w:numId="3" w16cid:durableId="1979913568">
    <w:abstractNumId w:val="1"/>
  </w:num>
  <w:num w:numId="4" w16cid:durableId="800003942">
    <w:abstractNumId w:val="0"/>
  </w:num>
  <w:num w:numId="5" w16cid:durableId="62916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90851593">
    <w:abstractNumId w:val="5"/>
  </w:num>
  <w:num w:numId="7" w16cid:durableId="158186942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E90"/>
    <w:rsid w:val="00001879"/>
    <w:rsid w:val="0000407A"/>
    <w:rsid w:val="000047CD"/>
    <w:rsid w:val="0003215D"/>
    <w:rsid w:val="00033867"/>
    <w:rsid w:val="0004551C"/>
    <w:rsid w:val="000470AA"/>
    <w:rsid w:val="00047F36"/>
    <w:rsid w:val="00051241"/>
    <w:rsid w:val="00052FCC"/>
    <w:rsid w:val="00053F2A"/>
    <w:rsid w:val="00077AEF"/>
    <w:rsid w:val="000919BE"/>
    <w:rsid w:val="00095B1E"/>
    <w:rsid w:val="00097DD9"/>
    <w:rsid w:val="000B1765"/>
    <w:rsid w:val="000C2D34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34B3"/>
    <w:rsid w:val="001D0192"/>
    <w:rsid w:val="001D5AAC"/>
    <w:rsid w:val="001D6BBB"/>
    <w:rsid w:val="001F318D"/>
    <w:rsid w:val="0020173B"/>
    <w:rsid w:val="002229F0"/>
    <w:rsid w:val="0023454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1337"/>
    <w:rsid w:val="002E32FB"/>
    <w:rsid w:val="00301106"/>
    <w:rsid w:val="00313517"/>
    <w:rsid w:val="00313940"/>
    <w:rsid w:val="00314D05"/>
    <w:rsid w:val="0032001B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33C5"/>
    <w:rsid w:val="003D66EC"/>
    <w:rsid w:val="003D71A9"/>
    <w:rsid w:val="003E55A7"/>
    <w:rsid w:val="004036BF"/>
    <w:rsid w:val="004049EF"/>
    <w:rsid w:val="00412F6D"/>
    <w:rsid w:val="004137D3"/>
    <w:rsid w:val="004309E4"/>
    <w:rsid w:val="00434722"/>
    <w:rsid w:val="004368DB"/>
    <w:rsid w:val="00440FDE"/>
    <w:rsid w:val="00441ACC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B557C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1444A"/>
    <w:rsid w:val="00620909"/>
    <w:rsid w:val="006257CC"/>
    <w:rsid w:val="006268E8"/>
    <w:rsid w:val="006330F0"/>
    <w:rsid w:val="006367DF"/>
    <w:rsid w:val="00651D69"/>
    <w:rsid w:val="00664D95"/>
    <w:rsid w:val="00682108"/>
    <w:rsid w:val="006A06FC"/>
    <w:rsid w:val="006A355C"/>
    <w:rsid w:val="006A4F3C"/>
    <w:rsid w:val="006A5521"/>
    <w:rsid w:val="006A6759"/>
    <w:rsid w:val="006A7E5B"/>
    <w:rsid w:val="006B12EC"/>
    <w:rsid w:val="006B4D12"/>
    <w:rsid w:val="006C70E4"/>
    <w:rsid w:val="006D444C"/>
    <w:rsid w:val="006D6F13"/>
    <w:rsid w:val="006E00D1"/>
    <w:rsid w:val="006F007A"/>
    <w:rsid w:val="006F2E47"/>
    <w:rsid w:val="007213E7"/>
    <w:rsid w:val="00721C6A"/>
    <w:rsid w:val="00731F54"/>
    <w:rsid w:val="007410C1"/>
    <w:rsid w:val="00754DA8"/>
    <w:rsid w:val="007572AF"/>
    <w:rsid w:val="00784CCE"/>
    <w:rsid w:val="0079261F"/>
    <w:rsid w:val="00797FE9"/>
    <w:rsid w:val="007A66E9"/>
    <w:rsid w:val="007B14DF"/>
    <w:rsid w:val="007B2CC4"/>
    <w:rsid w:val="007B49E3"/>
    <w:rsid w:val="007B6F20"/>
    <w:rsid w:val="007C0361"/>
    <w:rsid w:val="007C5A09"/>
    <w:rsid w:val="007C65F1"/>
    <w:rsid w:val="007E762E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275A"/>
    <w:rsid w:val="008C6132"/>
    <w:rsid w:val="008D15F9"/>
    <w:rsid w:val="008E14A0"/>
    <w:rsid w:val="008F00CE"/>
    <w:rsid w:val="00901ECA"/>
    <w:rsid w:val="00902814"/>
    <w:rsid w:val="00922285"/>
    <w:rsid w:val="009251EE"/>
    <w:rsid w:val="00925E27"/>
    <w:rsid w:val="00935F61"/>
    <w:rsid w:val="0093607B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2BB4"/>
    <w:rsid w:val="0099735D"/>
    <w:rsid w:val="009B3472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75045"/>
    <w:rsid w:val="00AA3CDD"/>
    <w:rsid w:val="00AA4DBB"/>
    <w:rsid w:val="00AB048F"/>
    <w:rsid w:val="00AC7148"/>
    <w:rsid w:val="00AE7D12"/>
    <w:rsid w:val="00AF1261"/>
    <w:rsid w:val="00AF3D1A"/>
    <w:rsid w:val="00AF4C1E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3D60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035F9"/>
    <w:rsid w:val="00D11E8C"/>
    <w:rsid w:val="00D341FF"/>
    <w:rsid w:val="00D34A63"/>
    <w:rsid w:val="00D40C14"/>
    <w:rsid w:val="00D40CFF"/>
    <w:rsid w:val="00D4465E"/>
    <w:rsid w:val="00D50E5B"/>
    <w:rsid w:val="00D52021"/>
    <w:rsid w:val="00D551B5"/>
    <w:rsid w:val="00D55791"/>
    <w:rsid w:val="00D603E5"/>
    <w:rsid w:val="00D610D7"/>
    <w:rsid w:val="00D661D4"/>
    <w:rsid w:val="00D715C5"/>
    <w:rsid w:val="00D95249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4B46"/>
    <w:rsid w:val="00E75365"/>
    <w:rsid w:val="00E7579D"/>
    <w:rsid w:val="00E77C84"/>
    <w:rsid w:val="00E81070"/>
    <w:rsid w:val="00E81539"/>
    <w:rsid w:val="00EB2607"/>
    <w:rsid w:val="00EC27F7"/>
    <w:rsid w:val="00EF105F"/>
    <w:rsid w:val="00EF5EFA"/>
    <w:rsid w:val="00EF78F6"/>
    <w:rsid w:val="00F00D67"/>
    <w:rsid w:val="00F01C1A"/>
    <w:rsid w:val="00F02356"/>
    <w:rsid w:val="00F033B1"/>
    <w:rsid w:val="00F106F0"/>
    <w:rsid w:val="00F22FA1"/>
    <w:rsid w:val="00F47A73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BBF60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1ACC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03215D"/>
    <w:pPr>
      <w:spacing w:after="0" w:line="240" w:lineRule="auto"/>
    </w:pPr>
    <w:rPr>
      <w:rFonts w:ascii="Arial" w:hAnsi="Arial"/>
      <w:color w:val="000000" w:themeColor="text1"/>
      <w:sz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3215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quarch.com/support/faqs/jav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2D40BE-9659-42EF-9377-BF4DC8D1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January17.dotx</Template>
  <TotalTime>26</TotalTime>
  <Pages>1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Andrew M. Norrie</cp:lastModifiedBy>
  <cp:revision>4</cp:revision>
  <cp:lastPrinted>2017-01-12T08:51:00Z</cp:lastPrinted>
  <dcterms:created xsi:type="dcterms:W3CDTF">2018-08-03T08:43:00Z</dcterms:created>
  <dcterms:modified xsi:type="dcterms:W3CDTF">2022-11-17T13:32:00Z</dcterms:modified>
</cp:coreProperties>
</file>